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9E7" w:rsidRPr="00F5440D" w:rsidRDefault="00F349E7" w:rsidP="00F5440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pt-BR"/>
        </w:rPr>
      </w:pPr>
      <w:bookmarkStart w:id="0" w:name="_GoBack"/>
      <w:bookmarkEnd w:id="0"/>
      <w:r w:rsidRPr="00F5440D">
        <w:rPr>
          <w:rFonts w:ascii="Times New Roman" w:hAnsi="Times New Roman" w:cs="Times New Roman"/>
          <w:b/>
          <w:sz w:val="28"/>
          <w:szCs w:val="28"/>
          <w:lang w:val="pt-BR"/>
        </w:rPr>
        <w:t xml:space="preserve">CHEGA DE </w:t>
      </w:r>
      <w:r w:rsidR="00832AD0" w:rsidRPr="00F5440D">
        <w:rPr>
          <w:rFonts w:ascii="Times New Roman" w:hAnsi="Times New Roman" w:cs="Times New Roman"/>
          <w:b/>
          <w:sz w:val="28"/>
          <w:szCs w:val="28"/>
          <w:lang w:val="pt-BR"/>
        </w:rPr>
        <w:t xml:space="preserve">MEFFO: superando o </w:t>
      </w:r>
      <w:r w:rsidRPr="00F5440D">
        <w:rPr>
          <w:rFonts w:ascii="Times New Roman" w:hAnsi="Times New Roman" w:cs="Times New Roman"/>
          <w:b/>
          <w:sz w:val="28"/>
          <w:szCs w:val="28"/>
          <w:lang w:val="pt-BR"/>
        </w:rPr>
        <w:t>Medo de Ficar por Fora</w:t>
      </w:r>
    </w:p>
    <w:p w:rsidR="00F5440D" w:rsidRDefault="00F5440D" w:rsidP="00F5440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DC6583" w:rsidRDefault="00215826" w:rsidP="009F731E">
      <w:pPr>
        <w:spacing w:after="0" w:line="360" w:lineRule="auto"/>
        <w:jc w:val="both"/>
        <w:rPr>
          <w:rFonts w:ascii="Times New Roman" w:hAnsi="Times New Roman" w:cs="Times New Roman"/>
          <w:color w:val="545454"/>
          <w:sz w:val="24"/>
          <w:szCs w:val="24"/>
          <w:shd w:val="clear" w:color="auto" w:fill="FFFFFF"/>
        </w:rPr>
      </w:pPr>
      <w:r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Vários estudos já provaram que </w:t>
      </w:r>
      <w:r w:rsidR="00B55B72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entrar no Facebook tende a deprimir as pessoas. Frequentemente, queremos usar nosso perfil </w:t>
      </w:r>
      <w:r w:rsidR="00897F2A" w:rsidRPr="00F5440D">
        <w:rPr>
          <w:rFonts w:ascii="Times New Roman" w:hAnsi="Times New Roman" w:cs="Times New Roman"/>
          <w:sz w:val="24"/>
          <w:szCs w:val="24"/>
          <w:lang w:val="pt-BR"/>
        </w:rPr>
        <w:t>na rede social</w:t>
      </w:r>
      <w:r w:rsidR="00B55B72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para melhorar a imagem, postar fotos que nos fazem parece</w:t>
      </w:r>
      <w:r w:rsidR="00897F2A" w:rsidRPr="00F5440D">
        <w:rPr>
          <w:rFonts w:ascii="Times New Roman" w:hAnsi="Times New Roman" w:cs="Times New Roman"/>
          <w:sz w:val="24"/>
          <w:szCs w:val="24"/>
          <w:lang w:val="pt-BR"/>
        </w:rPr>
        <w:t>r</w:t>
      </w:r>
      <w:r w:rsidR="00B55B72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mais </w:t>
      </w:r>
      <w:r w:rsidR="00071097">
        <w:rPr>
          <w:rFonts w:ascii="Times New Roman" w:hAnsi="Times New Roman" w:cs="Times New Roman"/>
          <w:sz w:val="24"/>
          <w:szCs w:val="24"/>
          <w:lang w:val="pt-BR"/>
        </w:rPr>
        <w:t>bonitos</w:t>
      </w:r>
      <w:r w:rsidR="00B55B72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do que realmente somos</w:t>
      </w:r>
      <w:r w:rsidR="002232E0">
        <w:rPr>
          <w:rFonts w:ascii="Times New Roman" w:hAnsi="Times New Roman" w:cs="Times New Roman"/>
          <w:sz w:val="24"/>
          <w:szCs w:val="24"/>
          <w:lang w:val="pt-BR"/>
        </w:rPr>
        <w:t xml:space="preserve"> e</w:t>
      </w:r>
      <w:r w:rsidR="00B55B72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listar nossas conquistas e omitir nossas falhas para levantar </w:t>
      </w:r>
      <w:r w:rsidR="00897F2A" w:rsidRPr="00F5440D">
        <w:rPr>
          <w:rFonts w:ascii="Times New Roman" w:hAnsi="Times New Roman" w:cs="Times New Roman"/>
          <w:sz w:val="24"/>
          <w:szCs w:val="24"/>
          <w:lang w:val="pt-BR"/>
        </w:rPr>
        <w:t>a autoestima.</w:t>
      </w:r>
      <w:r w:rsidR="00071097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B55B72" w:rsidRPr="00F5440D">
        <w:rPr>
          <w:rFonts w:ascii="Times New Roman" w:hAnsi="Times New Roman" w:cs="Times New Roman"/>
          <w:sz w:val="24"/>
          <w:szCs w:val="24"/>
          <w:lang w:val="pt-BR"/>
        </w:rPr>
        <w:t>(Ironicamente, é a vulnerabilidade,</w:t>
      </w:r>
      <w:r w:rsidR="00071097">
        <w:rPr>
          <w:rFonts w:ascii="Times New Roman" w:hAnsi="Times New Roman" w:cs="Times New Roman"/>
          <w:sz w:val="24"/>
          <w:szCs w:val="24"/>
          <w:lang w:val="pt-BR"/>
        </w:rPr>
        <w:t xml:space="preserve"> e</w:t>
      </w:r>
      <w:r w:rsidR="00B55B72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não </w:t>
      </w:r>
      <w:r w:rsidR="00897F2A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a </w:t>
      </w:r>
      <w:r w:rsidR="00B55B72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invencibilidade, que </w:t>
      </w:r>
      <w:r w:rsidR="00DC6583" w:rsidRPr="00F5440D">
        <w:rPr>
          <w:rFonts w:ascii="Times New Roman" w:hAnsi="Times New Roman" w:cs="Times New Roman"/>
          <w:sz w:val="24"/>
          <w:szCs w:val="24"/>
          <w:lang w:val="pt-BR"/>
        </w:rPr>
        <w:t>é capaz de criar</w:t>
      </w:r>
      <w:r w:rsidR="00B55B72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as conexões humanas pelas quais </w:t>
      </w:r>
      <w:r w:rsidR="008E0020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realmente </w:t>
      </w:r>
      <w:r w:rsidR="00B55B72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ansiamos. </w:t>
      </w:r>
      <w:r w:rsidR="00DC6583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Então talvez </w:t>
      </w:r>
      <w:r w:rsidR="00B55B72" w:rsidRPr="00F5440D">
        <w:rPr>
          <w:rFonts w:ascii="Times New Roman" w:hAnsi="Times New Roman" w:cs="Times New Roman"/>
          <w:sz w:val="24"/>
          <w:szCs w:val="24"/>
          <w:lang w:val="pt-BR"/>
        </w:rPr>
        <w:t>fosse melhor dizer que</w:t>
      </w:r>
      <w:r w:rsidR="00DC6583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DC6583" w:rsidRPr="00F5440D">
        <w:rPr>
          <w:rFonts w:ascii="Times New Roman" w:hAnsi="Times New Roman" w:cs="Times New Roman"/>
          <w:i/>
          <w:sz w:val="24"/>
          <w:szCs w:val="24"/>
          <w:lang w:val="pt-BR"/>
        </w:rPr>
        <w:t>não</w:t>
      </w:r>
      <w:r w:rsidR="00DC6583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fazemos uma </w:t>
      </w:r>
      <w:r w:rsidR="007B7DD6">
        <w:rPr>
          <w:rFonts w:ascii="Times New Roman" w:hAnsi="Times New Roman" w:cs="Times New Roman"/>
          <w:sz w:val="24"/>
          <w:szCs w:val="24"/>
          <w:lang w:val="pt-BR"/>
        </w:rPr>
        <w:t>“</w:t>
      </w:r>
      <w:r w:rsidR="00DC6583" w:rsidRPr="00F5440D">
        <w:rPr>
          <w:rFonts w:ascii="Times New Roman" w:hAnsi="Times New Roman" w:cs="Times New Roman"/>
          <w:sz w:val="24"/>
          <w:szCs w:val="24"/>
          <w:lang w:val="pt-BR"/>
        </w:rPr>
        <w:t>social</w:t>
      </w:r>
      <w:r w:rsidR="007B7DD6">
        <w:rPr>
          <w:rFonts w:ascii="Times New Roman" w:hAnsi="Times New Roman" w:cs="Times New Roman"/>
          <w:sz w:val="24"/>
          <w:szCs w:val="24"/>
          <w:lang w:val="pt-BR"/>
        </w:rPr>
        <w:t>”</w:t>
      </w:r>
      <w:r w:rsidR="00DC6583" w:rsidRPr="00F5440D">
        <w:rPr>
          <w:rFonts w:ascii="Times New Roman" w:hAnsi="Times New Roman" w:cs="Times New Roman"/>
          <w:sz w:val="24"/>
          <w:szCs w:val="24"/>
          <w:lang w:val="pt-BR"/>
        </w:rPr>
        <w:t>.</w:t>
      </w:r>
      <w:r w:rsidR="00071097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:rsidR="007B7DD6" w:rsidRPr="00F5440D" w:rsidRDefault="007B7DD6" w:rsidP="00F5440D">
      <w:pPr>
        <w:spacing w:after="0" w:line="360" w:lineRule="auto"/>
        <w:jc w:val="both"/>
        <w:rPr>
          <w:rFonts w:ascii="Times New Roman" w:hAnsi="Times New Roman" w:cs="Times New Roman"/>
          <w:color w:val="545454"/>
          <w:sz w:val="24"/>
          <w:szCs w:val="24"/>
          <w:shd w:val="clear" w:color="auto" w:fill="FFFFFF"/>
        </w:rPr>
      </w:pPr>
    </w:p>
    <w:p w:rsidR="00A75078" w:rsidRDefault="00F5440D" w:rsidP="00F5440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5440D">
        <w:rPr>
          <w:rFonts w:ascii="Times New Roman" w:hAnsi="Times New Roman" w:cs="Times New Roman"/>
          <w:sz w:val="24"/>
          <w:szCs w:val="24"/>
          <w:lang w:val="pt-BR"/>
        </w:rPr>
        <w:t>Nós nos tornamos</w:t>
      </w:r>
      <w:r w:rsidR="00A75078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nossos próprios </w:t>
      </w:r>
      <w:r w:rsidR="00A75078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curadores, mas a verdade é que </w:t>
      </w:r>
      <w:r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passar tempo no </w:t>
      </w:r>
      <w:r w:rsidR="00A75078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Facebook nos deixa mais </w:t>
      </w:r>
      <w:r w:rsidRPr="00F5440D">
        <w:rPr>
          <w:rFonts w:ascii="Times New Roman" w:hAnsi="Times New Roman" w:cs="Times New Roman"/>
          <w:sz w:val="24"/>
          <w:szCs w:val="24"/>
          <w:lang w:val="pt-BR"/>
        </w:rPr>
        <w:t>inclinados</w:t>
      </w:r>
      <w:r w:rsidR="00A75078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a acabar inveja</w:t>
      </w:r>
      <w:r w:rsidRPr="00F5440D">
        <w:rPr>
          <w:rFonts w:ascii="Times New Roman" w:hAnsi="Times New Roman" w:cs="Times New Roman"/>
          <w:sz w:val="24"/>
          <w:szCs w:val="24"/>
          <w:lang w:val="pt-BR"/>
        </w:rPr>
        <w:t>n</w:t>
      </w:r>
      <w:r w:rsidR="00A75078" w:rsidRPr="00F5440D">
        <w:rPr>
          <w:rFonts w:ascii="Times New Roman" w:hAnsi="Times New Roman" w:cs="Times New Roman"/>
          <w:sz w:val="24"/>
          <w:szCs w:val="24"/>
          <w:lang w:val="pt-BR"/>
        </w:rPr>
        <w:t>do</w:t>
      </w:r>
      <w:r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os</w:t>
      </w:r>
      <w:r w:rsidR="00A75078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outros e </w:t>
      </w:r>
      <w:r w:rsidR="009F731E">
        <w:rPr>
          <w:rFonts w:ascii="Times New Roman" w:hAnsi="Times New Roman" w:cs="Times New Roman"/>
          <w:sz w:val="24"/>
          <w:szCs w:val="24"/>
          <w:lang w:val="pt-BR"/>
        </w:rPr>
        <w:t xml:space="preserve">a </w:t>
      </w:r>
      <w:r w:rsidR="00EE2273" w:rsidRPr="00F5440D">
        <w:rPr>
          <w:rFonts w:ascii="Times New Roman" w:hAnsi="Times New Roman" w:cs="Times New Roman"/>
          <w:sz w:val="24"/>
          <w:szCs w:val="24"/>
          <w:lang w:val="pt-BR"/>
        </w:rPr>
        <w:t>nos senti</w:t>
      </w:r>
      <w:r w:rsidR="009F731E">
        <w:rPr>
          <w:rFonts w:ascii="Times New Roman" w:hAnsi="Times New Roman" w:cs="Times New Roman"/>
          <w:sz w:val="24"/>
          <w:szCs w:val="24"/>
          <w:lang w:val="pt-BR"/>
        </w:rPr>
        <w:t>r</w:t>
      </w:r>
      <w:r w:rsidR="00EE2273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com </w:t>
      </w:r>
      <w:r w:rsidR="009F731E">
        <w:rPr>
          <w:rFonts w:ascii="Times New Roman" w:hAnsi="Times New Roman" w:cs="Times New Roman"/>
          <w:sz w:val="24"/>
          <w:szCs w:val="24"/>
          <w:lang w:val="pt-BR"/>
        </w:rPr>
        <w:t xml:space="preserve">menos </w:t>
      </w:r>
      <w:r w:rsidR="00EE2273" w:rsidRPr="00F5440D">
        <w:rPr>
          <w:rFonts w:ascii="Times New Roman" w:hAnsi="Times New Roman" w:cs="Times New Roman"/>
          <w:sz w:val="24"/>
          <w:szCs w:val="24"/>
          <w:lang w:val="pt-BR"/>
        </w:rPr>
        <w:t>valor.</w:t>
      </w:r>
    </w:p>
    <w:p w:rsidR="00EE2273" w:rsidRPr="00F5440D" w:rsidRDefault="00EE2273" w:rsidP="00F5440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Isso me fez pensar. E se Deus tivesse Facebook? Como seria sua página? E se ele </w:t>
      </w:r>
      <w:r w:rsidR="00F5440D" w:rsidRPr="00F5440D">
        <w:rPr>
          <w:rFonts w:ascii="Times New Roman" w:hAnsi="Times New Roman" w:cs="Times New Roman"/>
          <w:sz w:val="24"/>
          <w:szCs w:val="24"/>
          <w:lang w:val="pt-BR"/>
        </w:rPr>
        <w:t>completasse</w:t>
      </w:r>
      <w:r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seu perfil </w:t>
      </w:r>
      <w:r w:rsidR="00F5440D" w:rsidRPr="00F5440D">
        <w:rPr>
          <w:rFonts w:ascii="Times New Roman" w:hAnsi="Times New Roman" w:cs="Times New Roman"/>
          <w:sz w:val="24"/>
          <w:szCs w:val="24"/>
          <w:lang w:val="pt-BR"/>
        </w:rPr>
        <w:t>da mesma forma que</w:t>
      </w:r>
      <w:r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muitos de nós fazem</w:t>
      </w:r>
      <w:r w:rsidR="00C07591">
        <w:rPr>
          <w:rFonts w:ascii="Times New Roman" w:hAnsi="Times New Roman" w:cs="Times New Roman"/>
          <w:sz w:val="24"/>
          <w:szCs w:val="24"/>
          <w:lang w:val="pt-BR"/>
        </w:rPr>
        <w:t>os</w:t>
      </w:r>
      <w:r w:rsidRPr="00F5440D">
        <w:rPr>
          <w:rFonts w:ascii="Times New Roman" w:hAnsi="Times New Roman" w:cs="Times New Roman"/>
          <w:sz w:val="24"/>
          <w:szCs w:val="24"/>
          <w:lang w:val="pt-BR"/>
        </w:rPr>
        <w:t>?</w:t>
      </w:r>
    </w:p>
    <w:p w:rsidR="00071097" w:rsidRDefault="00071097" w:rsidP="00F5440D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  <w:lang w:val="pt-BR"/>
        </w:rPr>
      </w:pPr>
    </w:p>
    <w:p w:rsidR="00EE2273" w:rsidRPr="00F5440D" w:rsidRDefault="00EE2273" w:rsidP="00F5440D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  <w:lang w:val="pt-BR"/>
        </w:rPr>
      </w:pPr>
      <w:r w:rsidRPr="00F5440D">
        <w:rPr>
          <w:rFonts w:ascii="Times New Roman" w:hAnsi="Times New Roman" w:cs="Times New Roman"/>
          <w:i/>
          <w:sz w:val="24"/>
          <w:szCs w:val="24"/>
          <w:lang w:val="pt-BR"/>
        </w:rPr>
        <w:t>O Criador</w:t>
      </w:r>
    </w:p>
    <w:p w:rsidR="00C07591" w:rsidRDefault="00F5440D" w:rsidP="00F5440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Status de relacionamento: </w:t>
      </w:r>
      <w:r w:rsidR="00C07591">
        <w:rPr>
          <w:rFonts w:ascii="Times New Roman" w:hAnsi="Times New Roman" w:cs="Times New Roman"/>
          <w:sz w:val="24"/>
          <w:szCs w:val="24"/>
          <w:lang w:val="pt-BR"/>
        </w:rPr>
        <w:t>em uma união trina</w:t>
      </w:r>
      <w:r w:rsidR="003D4909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C07591">
        <w:rPr>
          <w:rFonts w:ascii="Times New Roman" w:hAnsi="Times New Roman" w:cs="Times New Roman"/>
          <w:sz w:val="24"/>
          <w:szCs w:val="24"/>
          <w:lang w:val="pt-BR"/>
        </w:rPr>
        <w:t xml:space="preserve"> serenamente feliz</w:t>
      </w:r>
    </w:p>
    <w:p w:rsidR="00EE2273" w:rsidRPr="00F5440D" w:rsidRDefault="00EE2273" w:rsidP="00F5440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Número de amigos: </w:t>
      </w:r>
      <w:r w:rsidR="00C07591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só </w:t>
      </w:r>
      <w:r w:rsidRPr="00F5440D">
        <w:rPr>
          <w:rFonts w:ascii="Times New Roman" w:hAnsi="Times New Roman" w:cs="Times New Roman"/>
          <w:sz w:val="24"/>
          <w:szCs w:val="24"/>
          <w:lang w:val="pt-BR"/>
        </w:rPr>
        <w:t>Deus sabe</w:t>
      </w:r>
    </w:p>
    <w:p w:rsidR="00EE2273" w:rsidRPr="00F5440D" w:rsidRDefault="00EE2273" w:rsidP="00F5440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Fotos: </w:t>
      </w:r>
      <w:r w:rsidR="00C07591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nenhuma </w:t>
      </w:r>
      <w:r w:rsidRPr="00F5440D">
        <w:rPr>
          <w:rFonts w:ascii="Times New Roman" w:hAnsi="Times New Roman" w:cs="Times New Roman"/>
          <w:sz w:val="24"/>
          <w:szCs w:val="24"/>
          <w:lang w:val="pt-BR"/>
        </w:rPr>
        <w:t>em vão (conferir o Segundo Mandamento)</w:t>
      </w:r>
    </w:p>
    <w:p w:rsidR="00EE2273" w:rsidRPr="00F5440D" w:rsidRDefault="00EE2273" w:rsidP="00F5440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Linha do tempo: </w:t>
      </w:r>
      <w:r w:rsidR="00C07591" w:rsidRPr="00F5440D">
        <w:rPr>
          <w:rFonts w:ascii="Times New Roman" w:hAnsi="Times New Roman" w:cs="Times New Roman"/>
          <w:sz w:val="24"/>
          <w:szCs w:val="24"/>
          <w:lang w:val="pt-BR"/>
        </w:rPr>
        <w:t>sábado</w:t>
      </w:r>
      <w:r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F125A4">
        <w:rPr>
          <w:rFonts w:ascii="Times New Roman" w:hAnsi="Times New Roman" w:cs="Times New Roman"/>
          <w:sz w:val="24"/>
          <w:szCs w:val="24"/>
          <w:lang w:val="pt-BR"/>
        </w:rPr>
        <w:t>22 de outubro, 4004 a.C. – cri</w:t>
      </w:r>
      <w:ins w:id="1" w:author="Revisor" w:date="2017-06-26T19:36:00Z">
        <w:r w:rsidR="0099352E">
          <w:rPr>
            <w:rFonts w:ascii="Times New Roman" w:hAnsi="Times New Roman" w:cs="Times New Roman"/>
            <w:sz w:val="24"/>
            <w:szCs w:val="24"/>
            <w:lang w:val="pt-BR"/>
          </w:rPr>
          <w:t>e</w:t>
        </w:r>
      </w:ins>
      <w:del w:id="2" w:author="Revisor" w:date="2017-06-26T19:36:00Z">
        <w:r w:rsidR="00F125A4" w:rsidDel="0099352E">
          <w:rPr>
            <w:rFonts w:ascii="Times New Roman" w:hAnsi="Times New Roman" w:cs="Times New Roman"/>
            <w:sz w:val="24"/>
            <w:szCs w:val="24"/>
            <w:lang w:val="pt-BR"/>
          </w:rPr>
          <w:delText>o</w:delText>
        </w:r>
      </w:del>
      <w:ins w:id="3" w:author="Revisor" w:date="2017-06-28T15:54:00Z">
        <w:r w:rsidR="004223D1">
          <w:rPr>
            <w:rFonts w:ascii="Times New Roman" w:hAnsi="Times New Roman" w:cs="Times New Roman"/>
            <w:sz w:val="24"/>
            <w:szCs w:val="24"/>
            <w:lang w:val="pt-BR"/>
          </w:rPr>
          <w:t>i</w:t>
        </w:r>
      </w:ins>
      <w:del w:id="4" w:author="Revisor" w:date="2017-06-28T15:54:00Z">
        <w:r w:rsidR="00F125A4" w:rsidDel="004223D1">
          <w:rPr>
            <w:rFonts w:ascii="Times New Roman" w:hAnsi="Times New Roman" w:cs="Times New Roman"/>
            <w:sz w:val="24"/>
            <w:szCs w:val="24"/>
            <w:lang w:val="pt-BR"/>
          </w:rPr>
          <w:delText>u</w:delText>
        </w:r>
      </w:del>
      <w:r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o mundo... ou será que </w:t>
      </w:r>
      <w:r w:rsidR="00F5440D" w:rsidRPr="00F5440D">
        <w:rPr>
          <w:rFonts w:ascii="Times New Roman" w:hAnsi="Times New Roman" w:cs="Times New Roman"/>
          <w:sz w:val="24"/>
          <w:szCs w:val="24"/>
          <w:lang w:val="pt-BR"/>
        </w:rPr>
        <w:t>não</w:t>
      </w:r>
      <w:r w:rsidRPr="00F5440D">
        <w:rPr>
          <w:rFonts w:ascii="Times New Roman" w:hAnsi="Times New Roman" w:cs="Times New Roman"/>
          <w:sz w:val="24"/>
          <w:szCs w:val="24"/>
          <w:lang w:val="pt-BR"/>
        </w:rPr>
        <w:t>?</w:t>
      </w:r>
    </w:p>
    <w:p w:rsidR="00EE2273" w:rsidRPr="00F5440D" w:rsidRDefault="00EE2273" w:rsidP="00F5440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No que você está pensando?: </w:t>
      </w:r>
      <w:r w:rsidR="00C07591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no </w:t>
      </w:r>
      <w:r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que </w:t>
      </w:r>
      <w:r w:rsidR="002232E0" w:rsidRPr="002232E0">
        <w:rPr>
          <w:rFonts w:ascii="Times New Roman" w:hAnsi="Times New Roman" w:cs="Times New Roman"/>
          <w:i/>
          <w:sz w:val="24"/>
          <w:szCs w:val="24"/>
          <w:lang w:val="pt-BR"/>
        </w:rPr>
        <w:t>não</w:t>
      </w:r>
      <w:r w:rsidR="002232E0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F5440D">
        <w:rPr>
          <w:rFonts w:ascii="Times New Roman" w:hAnsi="Times New Roman" w:cs="Times New Roman"/>
          <w:sz w:val="24"/>
          <w:szCs w:val="24"/>
          <w:lang w:val="pt-BR"/>
        </w:rPr>
        <w:t>estou?</w:t>
      </w:r>
    </w:p>
    <w:p w:rsidR="00EE2273" w:rsidRPr="00F5440D" w:rsidRDefault="002232E0" w:rsidP="00F5440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Publicações</w:t>
      </w:r>
      <w:r w:rsidR="00EE2273" w:rsidRPr="00F5440D">
        <w:rPr>
          <w:rFonts w:ascii="Times New Roman" w:hAnsi="Times New Roman" w:cs="Times New Roman"/>
          <w:sz w:val="24"/>
          <w:szCs w:val="24"/>
          <w:lang w:val="pt-BR"/>
        </w:rPr>
        <w:t xml:space="preserve"> recentes:</w:t>
      </w:r>
    </w:p>
    <w:p w:rsidR="00EE2273" w:rsidRPr="002232E0" w:rsidRDefault="00EE2273" w:rsidP="002232E0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232E0">
        <w:rPr>
          <w:rFonts w:ascii="Times New Roman" w:hAnsi="Times New Roman" w:cs="Times New Roman"/>
          <w:sz w:val="24"/>
          <w:szCs w:val="24"/>
          <w:lang w:val="pt-BR"/>
        </w:rPr>
        <w:t>Eu que mando</w:t>
      </w:r>
      <w:r w:rsidR="00F5440D" w:rsidRPr="002232E0">
        <w:rPr>
          <w:rFonts w:ascii="Times New Roman" w:hAnsi="Times New Roman" w:cs="Times New Roman"/>
          <w:sz w:val="24"/>
          <w:szCs w:val="24"/>
          <w:lang w:val="pt-BR"/>
        </w:rPr>
        <w:t xml:space="preserve"> aqui</w:t>
      </w:r>
      <w:r w:rsidRPr="002232E0">
        <w:rPr>
          <w:rFonts w:ascii="Times New Roman" w:hAnsi="Times New Roman" w:cs="Times New Roman"/>
          <w:sz w:val="24"/>
          <w:szCs w:val="24"/>
          <w:lang w:val="pt-BR"/>
        </w:rPr>
        <w:t>!</w:t>
      </w:r>
    </w:p>
    <w:p w:rsidR="00EE2273" w:rsidRPr="002232E0" w:rsidRDefault="00EE2273" w:rsidP="002232E0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232E0">
        <w:rPr>
          <w:rFonts w:ascii="Times New Roman" w:hAnsi="Times New Roman" w:cs="Times New Roman"/>
          <w:sz w:val="24"/>
          <w:szCs w:val="24"/>
          <w:lang w:val="pt-BR"/>
        </w:rPr>
        <w:t>Tô pensando em escrever outro livro</w:t>
      </w:r>
      <w:r w:rsidR="003346A6" w:rsidRPr="002232E0">
        <w:rPr>
          <w:rFonts w:ascii="Times New Roman" w:hAnsi="Times New Roman" w:cs="Times New Roman"/>
          <w:sz w:val="24"/>
          <w:szCs w:val="24"/>
          <w:lang w:val="pt-BR"/>
        </w:rPr>
        <w:t xml:space="preserve">, já que o primeiro ainda é o </w:t>
      </w:r>
      <w:r w:rsidR="00F5440D" w:rsidRPr="002232E0">
        <w:rPr>
          <w:rFonts w:ascii="Times New Roman" w:hAnsi="Times New Roman" w:cs="Times New Roman"/>
          <w:sz w:val="24"/>
          <w:szCs w:val="24"/>
          <w:lang w:val="pt-BR"/>
        </w:rPr>
        <w:t>mais vendido</w:t>
      </w:r>
      <w:r w:rsidR="003346A6" w:rsidRPr="002232E0">
        <w:rPr>
          <w:rFonts w:ascii="Times New Roman" w:hAnsi="Times New Roman" w:cs="Times New Roman"/>
          <w:sz w:val="24"/>
          <w:szCs w:val="24"/>
          <w:lang w:val="pt-BR"/>
        </w:rPr>
        <w:t xml:space="preserve"> de todos os tempos e </w:t>
      </w:r>
      <w:r w:rsidR="00F5440D" w:rsidRPr="002232E0">
        <w:rPr>
          <w:rFonts w:ascii="Times New Roman" w:hAnsi="Times New Roman" w:cs="Times New Roman"/>
          <w:sz w:val="24"/>
          <w:szCs w:val="24"/>
          <w:lang w:val="pt-BR"/>
        </w:rPr>
        <w:t>aparece</w:t>
      </w:r>
      <w:r w:rsidR="003346A6" w:rsidRPr="002232E0">
        <w:rPr>
          <w:rFonts w:ascii="Times New Roman" w:hAnsi="Times New Roman" w:cs="Times New Roman"/>
          <w:sz w:val="24"/>
          <w:szCs w:val="24"/>
          <w:lang w:val="pt-BR"/>
        </w:rPr>
        <w:t xml:space="preserve"> na</w:t>
      </w:r>
      <w:r w:rsidR="00071097" w:rsidRPr="002232E0">
        <w:rPr>
          <w:rFonts w:ascii="Times New Roman" w:hAnsi="Times New Roman" w:cs="Times New Roman"/>
          <w:sz w:val="24"/>
          <w:szCs w:val="24"/>
          <w:lang w:val="pt-BR"/>
        </w:rPr>
        <w:t>s</w:t>
      </w:r>
      <w:r w:rsidR="003346A6" w:rsidRPr="002232E0">
        <w:rPr>
          <w:rFonts w:ascii="Times New Roman" w:hAnsi="Times New Roman" w:cs="Times New Roman"/>
          <w:sz w:val="24"/>
          <w:szCs w:val="24"/>
          <w:lang w:val="pt-BR"/>
        </w:rPr>
        <w:t xml:space="preserve"> lista</w:t>
      </w:r>
      <w:r w:rsidR="00071097" w:rsidRPr="002232E0">
        <w:rPr>
          <w:rFonts w:ascii="Times New Roman" w:hAnsi="Times New Roman" w:cs="Times New Roman"/>
          <w:sz w:val="24"/>
          <w:szCs w:val="24"/>
          <w:lang w:val="pt-BR"/>
        </w:rPr>
        <w:t>s</w:t>
      </w:r>
      <w:r w:rsidR="003346A6" w:rsidRPr="002232E0">
        <w:rPr>
          <w:rFonts w:ascii="Times New Roman" w:hAnsi="Times New Roman" w:cs="Times New Roman"/>
          <w:sz w:val="24"/>
          <w:szCs w:val="24"/>
          <w:lang w:val="pt-BR"/>
        </w:rPr>
        <w:t xml:space="preserve"> todo</w:t>
      </w:r>
      <w:r w:rsidR="00F5440D" w:rsidRPr="002232E0">
        <w:rPr>
          <w:rFonts w:ascii="Times New Roman" w:hAnsi="Times New Roman" w:cs="Times New Roman"/>
          <w:sz w:val="24"/>
          <w:szCs w:val="24"/>
          <w:lang w:val="pt-BR"/>
        </w:rPr>
        <w:t>s os</w:t>
      </w:r>
      <w:r w:rsidR="003346A6" w:rsidRPr="002232E0">
        <w:rPr>
          <w:rFonts w:ascii="Times New Roman" w:hAnsi="Times New Roman" w:cs="Times New Roman"/>
          <w:sz w:val="24"/>
          <w:szCs w:val="24"/>
          <w:lang w:val="pt-BR"/>
        </w:rPr>
        <w:t xml:space="preserve"> ano</w:t>
      </w:r>
      <w:r w:rsidR="00F5440D" w:rsidRPr="002232E0">
        <w:rPr>
          <w:rFonts w:ascii="Times New Roman" w:hAnsi="Times New Roman" w:cs="Times New Roman"/>
          <w:sz w:val="24"/>
          <w:szCs w:val="24"/>
          <w:lang w:val="pt-BR"/>
        </w:rPr>
        <w:t>s</w:t>
      </w:r>
      <w:r w:rsidR="003346A6" w:rsidRPr="002232E0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3346A6" w:rsidRPr="002232E0" w:rsidRDefault="003346A6" w:rsidP="002232E0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232E0">
        <w:rPr>
          <w:rFonts w:ascii="Times New Roman" w:hAnsi="Times New Roman" w:cs="Times New Roman"/>
          <w:sz w:val="24"/>
          <w:szCs w:val="24"/>
          <w:lang w:val="pt-BR"/>
        </w:rPr>
        <w:t xml:space="preserve">Agora tenho mais de um bilhão de </w:t>
      </w:r>
      <w:r w:rsidR="00C07591" w:rsidRPr="002232E0">
        <w:rPr>
          <w:rFonts w:ascii="Times New Roman" w:hAnsi="Times New Roman" w:cs="Times New Roman"/>
          <w:sz w:val="24"/>
          <w:szCs w:val="24"/>
          <w:lang w:val="pt-BR"/>
        </w:rPr>
        <w:t>seguidores</w:t>
      </w:r>
      <w:r w:rsidRPr="002232E0">
        <w:rPr>
          <w:rFonts w:ascii="Times New Roman" w:hAnsi="Times New Roman" w:cs="Times New Roman"/>
          <w:sz w:val="24"/>
          <w:szCs w:val="24"/>
          <w:lang w:val="pt-BR"/>
        </w:rPr>
        <w:t>. O que será que aconteceu com Zeus?</w:t>
      </w:r>
    </w:p>
    <w:p w:rsidR="00EE2273" w:rsidRPr="002232E0" w:rsidRDefault="00C07591" w:rsidP="00F5440D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232E0">
        <w:rPr>
          <w:rFonts w:ascii="Times New Roman" w:hAnsi="Times New Roman" w:cs="Times New Roman"/>
          <w:sz w:val="24"/>
          <w:szCs w:val="24"/>
          <w:lang w:val="pt-BR"/>
        </w:rPr>
        <w:t xml:space="preserve">Tô tirando o dia de folga. </w:t>
      </w:r>
      <w:r w:rsidR="003346A6" w:rsidRPr="002232E0">
        <w:rPr>
          <w:rFonts w:ascii="Times New Roman" w:hAnsi="Times New Roman" w:cs="Times New Roman"/>
          <w:sz w:val="24"/>
          <w:szCs w:val="24"/>
          <w:lang w:val="pt-BR"/>
        </w:rPr>
        <w:t>Graças a mim é sexta-feira!</w:t>
      </w:r>
    </w:p>
    <w:sectPr w:rsidR="00EE2273" w:rsidRPr="002232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623681"/>
    <w:multiLevelType w:val="hybridMultilevel"/>
    <w:tmpl w:val="52C83B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evisor">
    <w15:presenceInfo w15:providerId="None" w15:userId="Revis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B72"/>
    <w:rsid w:val="00071097"/>
    <w:rsid w:val="001C48E2"/>
    <w:rsid w:val="00215826"/>
    <w:rsid w:val="002232E0"/>
    <w:rsid w:val="003346A6"/>
    <w:rsid w:val="003D4909"/>
    <w:rsid w:val="004223D1"/>
    <w:rsid w:val="005F1C48"/>
    <w:rsid w:val="007B7DD6"/>
    <w:rsid w:val="00832AD0"/>
    <w:rsid w:val="00897F2A"/>
    <w:rsid w:val="008E0020"/>
    <w:rsid w:val="0099352E"/>
    <w:rsid w:val="009F731E"/>
    <w:rsid w:val="00A75078"/>
    <w:rsid w:val="00AF3BC1"/>
    <w:rsid w:val="00B55B72"/>
    <w:rsid w:val="00C07591"/>
    <w:rsid w:val="00DC38F6"/>
    <w:rsid w:val="00DC6583"/>
    <w:rsid w:val="00EE2273"/>
    <w:rsid w:val="00F125A4"/>
    <w:rsid w:val="00F349E7"/>
    <w:rsid w:val="00F5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1DA6291-9724-4FA6-9046-E766B3B7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B55B72"/>
  </w:style>
  <w:style w:type="character" w:styleId="nfase">
    <w:name w:val="Emphasis"/>
    <w:basedOn w:val="Fontepargpadro"/>
    <w:uiPriority w:val="20"/>
    <w:qFormat/>
    <w:rsid w:val="00B55B72"/>
    <w:rPr>
      <w:i/>
      <w:iCs/>
    </w:rPr>
  </w:style>
  <w:style w:type="paragraph" w:styleId="PargrafodaLista">
    <w:name w:val="List Paragraph"/>
    <w:basedOn w:val="Normal"/>
    <w:uiPriority w:val="34"/>
    <w:qFormat/>
    <w:rsid w:val="002232E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935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9352E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1252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</dc:creator>
  <cp:lastModifiedBy>Revisor</cp:lastModifiedBy>
  <cp:revision>2</cp:revision>
  <dcterms:created xsi:type="dcterms:W3CDTF">2017-06-28T18:56:00Z</dcterms:created>
  <dcterms:modified xsi:type="dcterms:W3CDTF">2017-06-28T18:56:00Z</dcterms:modified>
</cp:coreProperties>
</file>
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F8777F" w14:textId="77777777" w:rsidR="00D848EF" w:rsidRDefault="00D848EF" w:rsidP="00D848EF">
      <w:pPr>
        <w:pStyle w:val="NormalWeb"/>
        <w:spacing w:before="0" w:beforeAutospacing="0" w:after="0" w:afterAutospacing="0"/>
        <w:jc w:val="center"/>
        <w:rPr>
          <w:b/>
        </w:rPr>
      </w:pPr>
      <w:r>
        <w:rPr>
          <w:b/>
        </w:rPr>
        <w:t>UNIVERSIDADE DE SÃO PAULO</w:t>
      </w:r>
    </w:p>
    <w:p w14:paraId="230D0AEC" w14:textId="77777777" w:rsidR="00D848EF" w:rsidRDefault="00D848EF" w:rsidP="00D848EF">
      <w:pPr>
        <w:pStyle w:val="NormalWeb"/>
        <w:spacing w:before="0" w:beforeAutospacing="0" w:after="0" w:afterAutospacing="0"/>
        <w:jc w:val="center"/>
        <w:rPr>
          <w:b/>
        </w:rPr>
      </w:pPr>
      <w:r>
        <w:rPr>
          <w:b/>
        </w:rPr>
        <w:t>FACULDADE DE FILOSOFIA, LETRAS E CIÊNCIAS HUMANAS</w:t>
      </w:r>
    </w:p>
    <w:p w14:paraId="4668B3A9" w14:textId="77777777" w:rsidR="00D848EF" w:rsidRDefault="00D848EF" w:rsidP="00D848EF">
      <w:pPr>
        <w:pStyle w:val="NormalWeb"/>
        <w:spacing w:before="0" w:beforeAutospacing="0" w:after="0" w:afterAutospacing="0"/>
        <w:jc w:val="center"/>
        <w:rPr>
          <w:b/>
        </w:rPr>
      </w:pPr>
      <w:r>
        <w:rPr>
          <w:b/>
        </w:rPr>
        <w:t>DEPARTAMENTO DE LETRAS MODERNAS</w:t>
      </w:r>
    </w:p>
    <w:p w14:paraId="39C12F84" w14:textId="77777777" w:rsidR="00D848EF" w:rsidRDefault="00D848EF" w:rsidP="001F327F">
      <w:pPr>
        <w:pStyle w:val="NormalWeb"/>
        <w:rPr>
          <w:b/>
        </w:rPr>
      </w:pPr>
    </w:p>
    <w:p w14:paraId="43489B9E" w14:textId="77777777" w:rsidR="00D848EF" w:rsidRDefault="00D848EF" w:rsidP="00D848EF">
      <w:pPr>
        <w:pStyle w:val="NormalWeb"/>
        <w:spacing w:before="0" w:beforeAutospacing="0" w:after="0" w:afterAutospacing="0"/>
      </w:pPr>
      <w:r w:rsidRPr="00D848EF">
        <w:t xml:space="preserve">Tradução: Análise </w:t>
      </w:r>
      <w:proofErr w:type="spellStart"/>
      <w:r w:rsidRPr="00D848EF">
        <w:t>Contrastiva</w:t>
      </w:r>
      <w:proofErr w:type="spellEnd"/>
      <w:r w:rsidRPr="00D848EF">
        <w:t xml:space="preserve"> Inglês/Português</w:t>
      </w:r>
    </w:p>
    <w:p w14:paraId="5386CCDF" w14:textId="77777777" w:rsidR="00D848EF" w:rsidRPr="00D848EF" w:rsidRDefault="00D848EF" w:rsidP="00D848EF">
      <w:pPr>
        <w:pStyle w:val="NormalWeb"/>
        <w:spacing w:before="0" w:beforeAutospacing="0" w:after="0" w:afterAutospacing="0"/>
      </w:pPr>
      <w:r w:rsidRPr="00D848EF">
        <w:t>Profa. Dra. Lenita Maria Rimoli Esteves</w:t>
      </w:r>
    </w:p>
    <w:p w14:paraId="756E63FF" w14:textId="77777777" w:rsidR="00D848EF" w:rsidRPr="00D848EF" w:rsidRDefault="00D848EF" w:rsidP="00D848EF">
      <w:pPr>
        <w:pStyle w:val="NormalWeb"/>
        <w:spacing w:before="0" w:beforeAutospacing="0" w:after="0" w:afterAutospacing="0"/>
      </w:pPr>
      <w:r w:rsidRPr="00D848EF">
        <w:t xml:space="preserve">Ariane </w:t>
      </w:r>
      <w:proofErr w:type="spellStart"/>
      <w:r w:rsidRPr="00D848EF">
        <w:t>Lesnyak</w:t>
      </w:r>
      <w:proofErr w:type="spellEnd"/>
      <w:r w:rsidRPr="00D848EF">
        <w:t xml:space="preserve"> </w:t>
      </w:r>
      <w:proofErr w:type="spellStart"/>
      <w:r w:rsidRPr="00D848EF">
        <w:t>Castelló</w:t>
      </w:r>
      <w:proofErr w:type="spellEnd"/>
      <w:r w:rsidRPr="00D848EF">
        <w:t xml:space="preserve"> – 9330700</w:t>
      </w:r>
    </w:p>
    <w:p w14:paraId="26FF1770" w14:textId="77777777" w:rsidR="00D848EF" w:rsidRDefault="00D848EF" w:rsidP="001F327F">
      <w:pPr>
        <w:pStyle w:val="NormalWeb"/>
        <w:rPr>
          <w:b/>
        </w:rPr>
      </w:pPr>
    </w:p>
    <w:p w14:paraId="2332E973" w14:textId="77777777" w:rsidR="001F327F" w:rsidRPr="00D848EF" w:rsidRDefault="001F327F" w:rsidP="001F327F">
      <w:pPr>
        <w:pStyle w:val="NormalWeb"/>
        <w:rPr>
          <w:b/>
        </w:rPr>
      </w:pPr>
      <w:r w:rsidRPr="00D848EF">
        <w:rPr>
          <w:b/>
        </w:rPr>
        <w:t>Momentos na manhã</w:t>
      </w:r>
    </w:p>
    <w:p w14:paraId="7332985F" w14:textId="77777777" w:rsidR="001F327F" w:rsidRPr="001F327F" w:rsidRDefault="00951BD1" w:rsidP="00D848EF">
      <w:pPr>
        <w:pStyle w:val="NormalWeb"/>
        <w:spacing w:line="360" w:lineRule="auto"/>
        <w:jc w:val="both"/>
      </w:pPr>
      <w:r w:rsidRPr="00D848EF">
        <w:t>Existem manhãs, mesmo hoje em dia, em que eu chego ao meu estúdio como um semideus ao qual foi dado um planeta com o qual brincar.</w:t>
      </w:r>
      <w:r w:rsidR="001F327F" w:rsidRPr="00D848EF">
        <w:t xml:space="preserve"> Do lado de fora de minhas janelas altas</w:t>
      </w:r>
      <w:r w:rsidR="005C2E91" w:rsidRPr="00D848EF">
        <w:t>,</w:t>
      </w:r>
      <w:r w:rsidR="001F327F" w:rsidRPr="00D848EF">
        <w:t xml:space="preserve"> a luz do sol cai amorosamente </w:t>
      </w:r>
      <w:r w:rsidR="00590C44" w:rsidRPr="00D848EF">
        <w:t>sobre</w:t>
      </w:r>
      <w:r w:rsidR="001F327F" w:rsidRPr="00D848EF">
        <w:t xml:space="preserve"> </w:t>
      </w:r>
      <w:r w:rsidR="005679ED" w:rsidRPr="00D848EF">
        <w:t>todo o capim crescente</w:t>
      </w:r>
      <w:r w:rsidR="001F327F" w:rsidRPr="00D848EF">
        <w:t xml:space="preserve">. </w:t>
      </w:r>
      <w:r w:rsidR="00590C44" w:rsidRPr="00D848EF">
        <w:t xml:space="preserve">O </w:t>
      </w:r>
      <w:commentRangeStart w:id="0"/>
      <w:del w:id="1" w:author="Revisor" w:date="2017-05-06T21:20:00Z">
        <w:r w:rsidR="001000F3" w:rsidRPr="00D848EF" w:rsidDel="00CE449F">
          <w:delText>escrito</w:delText>
        </w:r>
      </w:del>
      <w:ins w:id="2" w:author="Revisor" w:date="2017-05-06T21:20:00Z">
        <w:r w:rsidR="00CE449F">
          <w:t>papel</w:t>
        </w:r>
      </w:ins>
      <w:commentRangeEnd w:id="0"/>
      <w:ins w:id="3" w:author="Revisor" w:date="2017-05-06T21:21:00Z">
        <w:r w:rsidR="00CE449F">
          <w:rPr>
            <w:rStyle w:val="Refdecomentrio"/>
            <w:rFonts w:asciiTheme="minorHAnsi" w:eastAsiaTheme="minorHAnsi" w:hAnsiTheme="minorHAnsi" w:cstheme="minorBidi"/>
            <w:lang w:val="en-US" w:eastAsia="en-US"/>
          </w:rPr>
          <w:commentReference w:id="0"/>
        </w:r>
      </w:ins>
      <w:r w:rsidR="00590C44" w:rsidRPr="00D848EF">
        <w:t xml:space="preserve"> sobre minha mesa parece</w:t>
      </w:r>
      <w:del w:id="4" w:author="Revisor" w:date="2017-05-06T21:21:00Z">
        <w:r w:rsidR="00590C44" w:rsidRPr="00D848EF" w:rsidDel="00CE449F">
          <w:delText xml:space="preserve"> ser</w:delText>
        </w:r>
      </w:del>
      <w:r w:rsidR="00590C44" w:rsidRPr="00D848EF">
        <w:t xml:space="preserve"> capaz</w:t>
      </w:r>
      <w:r w:rsidR="001000F3" w:rsidRPr="00D848EF">
        <w:t xml:space="preserve"> de se transformar,</w:t>
      </w:r>
      <w:r w:rsidR="00590C44" w:rsidRPr="00D848EF">
        <w:t xml:space="preserve"> quase sem esforço</w:t>
      </w:r>
      <w:r w:rsidR="001000F3" w:rsidRPr="00D848EF">
        <w:t>,</w:t>
      </w:r>
      <w:r w:rsidR="00590C44" w:rsidRPr="00D848EF">
        <w:t xml:space="preserve"> em uma obra-prima</w:t>
      </w:r>
      <w:r w:rsidR="001F327F" w:rsidRPr="00D848EF">
        <w:t>. O teclado da máquina de escrever brilha de modo convidativo. A velha</w:t>
      </w:r>
      <w:del w:id="5" w:author="Revisor" w:date="2017-05-06T21:21:00Z">
        <w:r w:rsidR="001F327F" w:rsidRPr="00D848EF" w:rsidDel="00CE449F">
          <w:delText xml:space="preserve"> caixa de</w:delText>
        </w:r>
      </w:del>
      <w:r w:rsidR="001F327F" w:rsidRPr="00D848EF">
        <w:t xml:space="preserve"> lata de prendedores de papel, que de algum modo sobrevive</w:t>
      </w:r>
      <w:r w:rsidR="00A47361" w:rsidRPr="00D848EF">
        <w:t xml:space="preserve">u a todas as mudanças </w:t>
      </w:r>
      <w:r w:rsidR="001F327F" w:rsidRPr="00D848EF">
        <w:t>e transformações</w:t>
      </w:r>
      <w:r w:rsidR="00A47361" w:rsidRPr="00D848EF">
        <w:t>,</w:t>
      </w:r>
      <w:r w:rsidR="001F327F" w:rsidRPr="00D848EF">
        <w:t xml:space="preserve"> tem a aparência de um soldado </w:t>
      </w:r>
      <w:r w:rsidR="00A47361" w:rsidRPr="00D848EF">
        <w:t xml:space="preserve">leal e </w:t>
      </w:r>
      <w:r w:rsidR="001F327F" w:rsidRPr="00D848EF">
        <w:t>maltra</w:t>
      </w:r>
      <w:r w:rsidR="00A47361" w:rsidRPr="00D848EF">
        <w:t>tad</w:t>
      </w:r>
      <w:r w:rsidR="001F327F" w:rsidRPr="00D848EF">
        <w:t xml:space="preserve">o que esteve ao meu lado em dezenas de </w:t>
      </w:r>
      <w:r w:rsidR="00D848EF" w:rsidRPr="00D848EF">
        <w:t xml:space="preserve">cercos e </w:t>
      </w:r>
      <w:r w:rsidR="001F327F" w:rsidRPr="00D848EF">
        <w:t>batalhas. O trabalho</w:t>
      </w:r>
      <w:r w:rsidR="00A47361" w:rsidRPr="00D848EF">
        <w:t xml:space="preserve"> em si</w:t>
      </w:r>
      <w:r w:rsidR="001F327F" w:rsidRPr="00D848EF">
        <w:t xml:space="preserve">, quando chegarmos nele, será </w:t>
      </w:r>
      <w:r w:rsidR="00A47361" w:rsidRPr="00D848EF">
        <w:t>magnífico</w:t>
      </w:r>
      <w:r w:rsidR="001F327F" w:rsidRPr="00D848EF">
        <w:t xml:space="preserve">. E mais </w:t>
      </w:r>
      <w:r w:rsidR="00A47361" w:rsidRPr="00D848EF">
        <w:t>radiantes</w:t>
      </w:r>
      <w:r w:rsidR="001F327F" w:rsidRPr="00D848EF">
        <w:t xml:space="preserve"> </w:t>
      </w:r>
      <w:r w:rsidR="00A47361" w:rsidRPr="00D848EF">
        <w:t xml:space="preserve">do </w:t>
      </w:r>
      <w:r w:rsidR="001F327F" w:rsidRPr="00D848EF">
        <w:t xml:space="preserve">que o dourado </w:t>
      </w:r>
      <w:r w:rsidR="001000F3" w:rsidRPr="00D848EF">
        <w:t>n</w:t>
      </w:r>
      <w:r w:rsidR="001F327F" w:rsidRPr="00D848EF">
        <w:t xml:space="preserve">as prateleiras são as ilusões do momento... </w:t>
      </w:r>
      <w:r w:rsidR="00AA5552" w:rsidRPr="00D848EF">
        <w:t xml:space="preserve">os </w:t>
      </w:r>
      <w:r w:rsidR="001F327F" w:rsidRPr="00D848EF">
        <w:t xml:space="preserve">críticos </w:t>
      </w:r>
      <w:r w:rsidR="00D848EF" w:rsidRPr="00D848EF">
        <w:t xml:space="preserve">são </w:t>
      </w:r>
      <w:r w:rsidR="001F327F" w:rsidRPr="00D848EF">
        <w:t xml:space="preserve">bondosos e sábios... </w:t>
      </w:r>
      <w:r w:rsidR="00AA5552" w:rsidRPr="00D848EF">
        <w:t xml:space="preserve">os </w:t>
      </w:r>
      <w:r w:rsidR="001F327F" w:rsidRPr="00D848EF">
        <w:t xml:space="preserve">leitores e </w:t>
      </w:r>
      <w:r w:rsidR="00AA5552" w:rsidRPr="00D848EF">
        <w:t>as platéias</w:t>
      </w:r>
      <w:r w:rsidR="001F327F" w:rsidRPr="00D848EF">
        <w:t xml:space="preserve"> estão </w:t>
      </w:r>
      <w:r w:rsidR="00AA5552" w:rsidRPr="00D848EF">
        <w:t>enfeitiçados</w:t>
      </w:r>
      <w:r w:rsidR="001F327F" w:rsidRPr="00D848EF">
        <w:t>... o imposto de renda</w:t>
      </w:r>
      <w:ins w:id="6" w:author="Revisor" w:date="2017-05-06T21:22:00Z">
        <w:r w:rsidR="00CE449F">
          <w:t xml:space="preserve"> é</w:t>
        </w:r>
      </w:ins>
      <w:bookmarkStart w:id="7" w:name="_GoBack"/>
      <w:bookmarkEnd w:id="7"/>
      <w:del w:id="8" w:author="Revisor" w:date="2017-05-06T21:22:00Z">
        <w:r w:rsidR="001F327F" w:rsidRPr="00D848EF" w:rsidDel="00CE449F">
          <w:delText xml:space="preserve"> custa</w:delText>
        </w:r>
      </w:del>
      <w:r w:rsidR="001F327F" w:rsidRPr="00D848EF">
        <w:t xml:space="preserve"> </w:t>
      </w:r>
      <w:r w:rsidR="00AA5552" w:rsidRPr="00D848EF">
        <w:t>R$ 1,99</w:t>
      </w:r>
      <w:r w:rsidR="001F327F" w:rsidRPr="00D848EF">
        <w:t xml:space="preserve">... </w:t>
      </w:r>
      <w:r w:rsidR="00AA5552" w:rsidRPr="00D848EF">
        <w:t>as</w:t>
      </w:r>
      <w:r w:rsidR="001F327F" w:rsidRPr="00D848EF">
        <w:t xml:space="preserve"> Nações Unidas </w:t>
      </w:r>
      <w:r w:rsidR="00AA5552" w:rsidRPr="00D848EF">
        <w:t xml:space="preserve">são </w:t>
      </w:r>
      <w:r w:rsidR="001F327F" w:rsidRPr="00D848EF">
        <w:t xml:space="preserve">de </w:t>
      </w:r>
      <w:r w:rsidR="00AA5552" w:rsidRPr="00D848EF">
        <w:t xml:space="preserve">fato </w:t>
      </w:r>
      <w:r w:rsidR="001F327F" w:rsidRPr="00D848EF">
        <w:t>nações unidas... e</w:t>
      </w:r>
      <w:r w:rsidR="005679ED" w:rsidRPr="00D848EF">
        <w:t>,</w:t>
      </w:r>
      <w:r w:rsidR="001F327F" w:rsidRPr="00D848EF">
        <w:t xml:space="preserve"> considerado </w:t>
      </w:r>
      <w:r w:rsidR="00DB4CD3" w:rsidRPr="00D848EF">
        <w:t xml:space="preserve">iluste e </w:t>
      </w:r>
      <w:r w:rsidR="00AA5552" w:rsidRPr="00D848EF">
        <w:t>eminente</w:t>
      </w:r>
      <w:r w:rsidR="00DB4CD3" w:rsidRPr="00D848EF">
        <w:t xml:space="preserve"> por</w:t>
      </w:r>
      <w:r w:rsidR="001F327F" w:rsidRPr="00D848EF">
        <w:t xml:space="preserve"> toda a gente de bem </w:t>
      </w:r>
      <w:r w:rsidR="00DB4CD3" w:rsidRPr="00D848EF">
        <w:t>em toda parte</w:t>
      </w:r>
      <w:r w:rsidR="005679ED" w:rsidRPr="00D848EF">
        <w:t>,</w:t>
      </w:r>
      <w:r w:rsidR="001F327F" w:rsidRPr="00D848EF">
        <w:t xml:space="preserve"> está aquele escritor sagaz, esperto, gentil e profundo... aquele que, agora acordando de seu devaneio, senta-se, um camarada gordo e rabugento, para a labuta até </w:t>
      </w:r>
      <w:r w:rsidR="005C2E91" w:rsidRPr="00D848EF">
        <w:t>a hora d</w:t>
      </w:r>
      <w:r w:rsidR="001F327F" w:rsidRPr="00D848EF">
        <w:t>o almoço.</w:t>
      </w:r>
    </w:p>
    <w:p w14:paraId="770C6C2B" w14:textId="77777777" w:rsidR="005F1C48" w:rsidRPr="001F327F" w:rsidRDefault="005F1C48">
      <w:pPr>
        <w:rPr>
          <w:lang w:val="pt-BR"/>
        </w:rPr>
      </w:pPr>
    </w:p>
    <w:sectPr w:rsidR="005F1C48" w:rsidRPr="001F3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Revisor" w:date="2017-05-06T21:21:00Z" w:initials="Re">
    <w:p w14:paraId="21BD0DD3" w14:textId="77777777" w:rsidR="00CE449F" w:rsidRDefault="00CE449F">
      <w:pPr>
        <w:pStyle w:val="Textodecomentrio"/>
      </w:pPr>
      <w:r>
        <w:rPr>
          <w:rStyle w:val="Refdecomentrio"/>
        </w:rPr>
        <w:annotationRef/>
      </w:r>
      <w:r>
        <w:t xml:space="preserve">É um </w:t>
      </w:r>
      <w:proofErr w:type="spellStart"/>
      <w:r>
        <w:t>papel</w:t>
      </w:r>
      <w:proofErr w:type="spellEnd"/>
      <w:r>
        <w:t xml:space="preserve"> em </w:t>
      </w:r>
      <w:proofErr w:type="spellStart"/>
      <w:r>
        <w:t>branco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1BD0DD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evisor">
    <w15:presenceInfo w15:providerId="None" w15:userId="Revis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B63"/>
    <w:rsid w:val="001000F3"/>
    <w:rsid w:val="001C48E2"/>
    <w:rsid w:val="001F327F"/>
    <w:rsid w:val="005679ED"/>
    <w:rsid w:val="00590C44"/>
    <w:rsid w:val="005C2E91"/>
    <w:rsid w:val="005F1C48"/>
    <w:rsid w:val="00951BD1"/>
    <w:rsid w:val="00A47361"/>
    <w:rsid w:val="00AA5552"/>
    <w:rsid w:val="00CE449F"/>
    <w:rsid w:val="00D848EF"/>
    <w:rsid w:val="00DA7B63"/>
    <w:rsid w:val="00DB4CD3"/>
    <w:rsid w:val="00DC38F6"/>
    <w:rsid w:val="00F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BA6EF"/>
  <w15:docId w15:val="{77CA6198-02D3-427E-84B4-CD445AE5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A7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qFormat/>
    <w:rsid w:val="00DA7B63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E44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E449F"/>
    <w:rPr>
      <w:rFonts w:ascii="Segoe UI" w:hAnsi="Segoe UI" w:cs="Segoe UI"/>
      <w:sz w:val="18"/>
      <w:szCs w:val="18"/>
      <w:lang w:val="en-US"/>
    </w:rPr>
  </w:style>
  <w:style w:type="character" w:styleId="Refdecomentrio">
    <w:name w:val="annotation reference"/>
    <w:basedOn w:val="Fontepargpadro"/>
    <w:uiPriority w:val="99"/>
    <w:semiHidden/>
    <w:unhideWhenUsed/>
    <w:rsid w:val="00CE449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E449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E449F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E449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E449F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5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1203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</dc:creator>
  <cp:lastModifiedBy>Revisor</cp:lastModifiedBy>
  <cp:revision>2</cp:revision>
  <dcterms:created xsi:type="dcterms:W3CDTF">2017-05-07T00:23:00Z</dcterms:created>
  <dcterms:modified xsi:type="dcterms:W3CDTF">2017-05-07T00:23:00Z</dcterms:modified>
</cp:coreProperties>
</file>
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2C3" w:rsidRDefault="00CF32C3" w:rsidP="002E2D0C">
      <w:pPr>
        <w:spacing w:after="0" w:line="360" w:lineRule="auto"/>
        <w:jc w:val="both"/>
        <w:rPr>
          <w:rFonts w:ascii="Times New Roman" w:hAnsi="Times New Roman" w:cs="Times New Roman"/>
          <w:sz w:val="28"/>
          <w:szCs w:val="28"/>
          <w:lang w:val="pt-BR"/>
        </w:rPr>
      </w:pPr>
    </w:p>
    <w:p w:rsidR="00CF32C3" w:rsidRPr="00A6116F" w:rsidRDefault="00766188" w:rsidP="00766188">
      <w:pPr>
        <w:tabs>
          <w:tab w:val="left" w:pos="2400"/>
        </w:tabs>
        <w:spacing w:after="0" w:line="360" w:lineRule="auto"/>
        <w:rPr>
          <w:rFonts w:ascii="Times New Roman" w:hAnsi="Times New Roman" w:cs="Times New Roman"/>
          <w:b/>
          <w:sz w:val="28"/>
          <w:szCs w:val="28"/>
          <w:lang w:val="pt-BR"/>
        </w:rPr>
        <w:pPrChange w:id="0" w:author="ufflch" w:date="2017-05-16T17:10:00Z">
          <w:pPr>
            <w:spacing w:after="0" w:line="360" w:lineRule="auto"/>
            <w:jc w:val="center"/>
          </w:pPr>
        </w:pPrChange>
      </w:pPr>
      <w:ins w:id="1" w:author="ufflch" w:date="2017-05-16T17:10:00Z">
        <w:r>
          <w:rPr>
            <w:rFonts w:ascii="Times New Roman" w:hAnsi="Times New Roman" w:cs="Times New Roman"/>
            <w:b/>
            <w:sz w:val="28"/>
            <w:szCs w:val="28"/>
            <w:lang w:val="pt-BR"/>
          </w:rPr>
          <w:tab/>
          <w:t>Trabalho muito bom. Parabéns!</w:t>
        </w:r>
      </w:ins>
      <w:bookmarkStart w:id="2" w:name="_GoBack"/>
      <w:bookmarkEnd w:id="2"/>
    </w:p>
    <w:p w:rsidR="00CF32C3" w:rsidRPr="00A6116F" w:rsidRDefault="00CF32C3" w:rsidP="00A6116F">
      <w:pPr>
        <w:spacing w:after="0" w:line="360" w:lineRule="auto"/>
        <w:jc w:val="center"/>
        <w:rPr>
          <w:rFonts w:ascii="Times New Roman" w:hAnsi="Times New Roman" w:cs="Times New Roman"/>
          <w:b/>
          <w:sz w:val="28"/>
          <w:szCs w:val="28"/>
          <w:lang w:val="pt-BR"/>
        </w:rPr>
      </w:pPr>
      <w:r w:rsidRPr="00A6116F">
        <w:rPr>
          <w:rFonts w:ascii="Times New Roman" w:hAnsi="Times New Roman" w:cs="Times New Roman"/>
          <w:b/>
          <w:sz w:val="28"/>
          <w:szCs w:val="28"/>
          <w:lang w:val="pt-BR"/>
        </w:rPr>
        <w:t>Universidade de São Paulo</w:t>
      </w:r>
    </w:p>
    <w:p w:rsidR="00CF32C3" w:rsidRPr="00A6116F" w:rsidRDefault="00CF32C3" w:rsidP="00A6116F">
      <w:pPr>
        <w:spacing w:after="0" w:line="360" w:lineRule="auto"/>
        <w:jc w:val="center"/>
        <w:rPr>
          <w:rFonts w:ascii="Times New Roman" w:hAnsi="Times New Roman" w:cs="Times New Roman"/>
          <w:b/>
          <w:sz w:val="28"/>
          <w:szCs w:val="28"/>
          <w:lang w:val="pt-BR"/>
        </w:rPr>
      </w:pPr>
      <w:r w:rsidRPr="00A6116F">
        <w:rPr>
          <w:rFonts w:ascii="Times New Roman" w:hAnsi="Times New Roman" w:cs="Times New Roman"/>
          <w:b/>
          <w:sz w:val="28"/>
          <w:szCs w:val="28"/>
          <w:lang w:val="pt-BR"/>
        </w:rPr>
        <w:t xml:space="preserve">Faculdade de Filosofia, Letras e Ciências </w:t>
      </w:r>
      <w:proofErr w:type="gramStart"/>
      <w:r w:rsidRPr="00A6116F">
        <w:rPr>
          <w:rFonts w:ascii="Times New Roman" w:hAnsi="Times New Roman" w:cs="Times New Roman"/>
          <w:b/>
          <w:sz w:val="28"/>
          <w:szCs w:val="28"/>
          <w:lang w:val="pt-BR"/>
        </w:rPr>
        <w:t>Humanas</w:t>
      </w:r>
      <w:proofErr w:type="gramEnd"/>
    </w:p>
    <w:p w:rsidR="00CF32C3" w:rsidRPr="00A6116F" w:rsidRDefault="00CF32C3" w:rsidP="00A6116F">
      <w:pPr>
        <w:spacing w:after="0" w:line="360" w:lineRule="auto"/>
        <w:jc w:val="center"/>
        <w:rPr>
          <w:rFonts w:ascii="Times New Roman" w:hAnsi="Times New Roman" w:cs="Times New Roman"/>
          <w:b/>
          <w:sz w:val="28"/>
          <w:szCs w:val="28"/>
          <w:lang w:val="pt-BR"/>
        </w:rPr>
      </w:pPr>
      <w:r w:rsidRPr="00A6116F">
        <w:rPr>
          <w:rFonts w:ascii="Times New Roman" w:hAnsi="Times New Roman" w:cs="Times New Roman"/>
          <w:b/>
          <w:sz w:val="28"/>
          <w:szCs w:val="28"/>
          <w:lang w:val="pt-BR"/>
        </w:rPr>
        <w:t xml:space="preserve">Introdução aos Estudos </w:t>
      </w:r>
      <w:proofErr w:type="spellStart"/>
      <w:r w:rsidRPr="00A6116F">
        <w:rPr>
          <w:rFonts w:ascii="Times New Roman" w:hAnsi="Times New Roman" w:cs="Times New Roman"/>
          <w:b/>
          <w:sz w:val="28"/>
          <w:szCs w:val="28"/>
          <w:lang w:val="pt-BR"/>
        </w:rPr>
        <w:t>Tradutológicos</w:t>
      </w:r>
      <w:proofErr w:type="spellEnd"/>
    </w:p>
    <w:p w:rsidR="00CF32C3" w:rsidRPr="00A6116F" w:rsidRDefault="00CF32C3" w:rsidP="00A6116F">
      <w:pPr>
        <w:spacing w:after="0" w:line="360" w:lineRule="auto"/>
        <w:jc w:val="center"/>
        <w:rPr>
          <w:rFonts w:ascii="Times New Roman" w:hAnsi="Times New Roman" w:cs="Times New Roman"/>
          <w:b/>
          <w:sz w:val="28"/>
          <w:szCs w:val="28"/>
          <w:lang w:val="pt-BR"/>
        </w:rPr>
      </w:pPr>
      <w:proofErr w:type="spellStart"/>
      <w:r w:rsidRPr="00A6116F">
        <w:rPr>
          <w:rFonts w:ascii="Times New Roman" w:hAnsi="Times New Roman" w:cs="Times New Roman"/>
          <w:b/>
          <w:sz w:val="28"/>
          <w:szCs w:val="28"/>
          <w:lang w:val="pt-BR"/>
        </w:rPr>
        <w:t>Profª</w:t>
      </w:r>
      <w:proofErr w:type="spellEnd"/>
      <w:r w:rsidRPr="00A6116F">
        <w:rPr>
          <w:rFonts w:ascii="Times New Roman" w:hAnsi="Times New Roman" w:cs="Times New Roman"/>
          <w:b/>
          <w:sz w:val="28"/>
          <w:szCs w:val="28"/>
          <w:lang w:val="pt-BR"/>
        </w:rPr>
        <w:t xml:space="preserve"> Lenita Maria Rimoli Esteves</w:t>
      </w:r>
    </w:p>
    <w:p w:rsidR="00CF32C3" w:rsidRPr="00A6116F" w:rsidRDefault="00CF32C3" w:rsidP="00A6116F">
      <w:pPr>
        <w:spacing w:after="0" w:line="360" w:lineRule="auto"/>
        <w:jc w:val="center"/>
        <w:rPr>
          <w:rFonts w:ascii="Times New Roman" w:hAnsi="Times New Roman" w:cs="Times New Roman"/>
          <w:b/>
          <w:sz w:val="24"/>
          <w:szCs w:val="24"/>
          <w:lang w:val="pt-BR"/>
        </w:rPr>
      </w:pPr>
    </w:p>
    <w:p w:rsidR="00CF32C3" w:rsidRPr="00CF32C3" w:rsidRDefault="00CF32C3" w:rsidP="002E2D0C">
      <w:pPr>
        <w:spacing w:after="0" w:line="360" w:lineRule="auto"/>
        <w:jc w:val="both"/>
        <w:rPr>
          <w:rFonts w:ascii="Times New Roman" w:hAnsi="Times New Roman" w:cs="Times New Roman"/>
          <w:sz w:val="24"/>
          <w:szCs w:val="24"/>
          <w:lang w:val="pt-BR"/>
        </w:rPr>
      </w:pPr>
    </w:p>
    <w:p w:rsidR="00CF32C3" w:rsidRDefault="00CF32C3" w:rsidP="002E2D0C">
      <w:pPr>
        <w:spacing w:after="0" w:line="360" w:lineRule="auto"/>
        <w:jc w:val="both"/>
        <w:rPr>
          <w:rFonts w:ascii="Times New Roman" w:hAnsi="Times New Roman" w:cs="Times New Roman"/>
          <w:i/>
          <w:sz w:val="24"/>
          <w:szCs w:val="24"/>
          <w:lang w:val="pt-BR"/>
        </w:rPr>
      </w:pPr>
    </w:p>
    <w:p w:rsidR="00CF32C3" w:rsidRDefault="00CF32C3" w:rsidP="002E2D0C">
      <w:pPr>
        <w:spacing w:after="0" w:line="360" w:lineRule="auto"/>
        <w:jc w:val="both"/>
        <w:rPr>
          <w:rFonts w:ascii="Times New Roman" w:hAnsi="Times New Roman" w:cs="Times New Roman"/>
          <w:i/>
          <w:sz w:val="24"/>
          <w:szCs w:val="24"/>
          <w:lang w:val="pt-BR"/>
        </w:rPr>
      </w:pPr>
    </w:p>
    <w:p w:rsidR="00CF32C3" w:rsidRPr="00CF32C3" w:rsidRDefault="00CF32C3" w:rsidP="002E2D0C">
      <w:pPr>
        <w:spacing w:after="0" w:line="360" w:lineRule="auto"/>
        <w:jc w:val="both"/>
        <w:rPr>
          <w:rFonts w:ascii="Times New Roman" w:hAnsi="Times New Roman" w:cs="Times New Roman"/>
          <w:sz w:val="24"/>
          <w:szCs w:val="24"/>
          <w:lang w:val="pt-BR"/>
        </w:rPr>
      </w:pPr>
      <w:proofErr w:type="spellStart"/>
      <w:r w:rsidRPr="00CF32C3">
        <w:rPr>
          <w:rFonts w:ascii="Times New Roman" w:hAnsi="Times New Roman" w:cs="Times New Roman"/>
          <w:sz w:val="24"/>
          <w:szCs w:val="24"/>
          <w:lang w:val="pt-BR"/>
        </w:rPr>
        <w:t>Agueda</w:t>
      </w:r>
      <w:proofErr w:type="spellEnd"/>
      <w:r w:rsidRPr="00CF32C3">
        <w:rPr>
          <w:rFonts w:ascii="Times New Roman" w:hAnsi="Times New Roman" w:cs="Times New Roman"/>
          <w:sz w:val="24"/>
          <w:szCs w:val="24"/>
          <w:lang w:val="pt-BR"/>
        </w:rPr>
        <w:t xml:space="preserve"> Bom Naomi </w:t>
      </w:r>
      <w:proofErr w:type="spellStart"/>
      <w:r w:rsidRPr="00CF32C3">
        <w:rPr>
          <w:rFonts w:ascii="Times New Roman" w:hAnsi="Times New Roman" w:cs="Times New Roman"/>
          <w:sz w:val="24"/>
          <w:szCs w:val="24"/>
          <w:lang w:val="pt-BR"/>
        </w:rPr>
        <w:t>Han</w:t>
      </w:r>
      <w:proofErr w:type="spellEnd"/>
      <w:r w:rsidRPr="00CF32C3">
        <w:rPr>
          <w:rFonts w:ascii="Times New Roman" w:hAnsi="Times New Roman" w:cs="Times New Roman"/>
          <w:sz w:val="24"/>
          <w:szCs w:val="24"/>
          <w:lang w:val="pt-BR"/>
        </w:rPr>
        <w:t xml:space="preserve"> Kim</w:t>
      </w:r>
      <w:r>
        <w:rPr>
          <w:rFonts w:ascii="Times New Roman" w:hAnsi="Times New Roman" w:cs="Times New Roman"/>
          <w:sz w:val="24"/>
          <w:szCs w:val="24"/>
          <w:lang w:val="pt-BR"/>
        </w:rPr>
        <w:t>,</w:t>
      </w:r>
      <w:r w:rsidRPr="00CF32C3">
        <w:rPr>
          <w:rFonts w:ascii="Times New Roman" w:hAnsi="Times New Roman" w:cs="Times New Roman"/>
          <w:sz w:val="24"/>
          <w:szCs w:val="24"/>
          <w:lang w:val="pt-BR"/>
        </w:rPr>
        <w:t xml:space="preserve"> </w:t>
      </w:r>
      <w:proofErr w:type="gramStart"/>
      <w:r w:rsidRPr="00CF32C3">
        <w:rPr>
          <w:rFonts w:ascii="Times New Roman" w:hAnsi="Times New Roman" w:cs="Times New Roman"/>
          <w:sz w:val="24"/>
          <w:szCs w:val="24"/>
          <w:lang w:val="pt-BR"/>
        </w:rPr>
        <w:t>9371161</w:t>
      </w:r>
      <w:proofErr w:type="gramEnd"/>
      <w:r>
        <w:rPr>
          <w:rFonts w:ascii="Times New Roman" w:hAnsi="Times New Roman" w:cs="Times New Roman"/>
          <w:sz w:val="24"/>
          <w:szCs w:val="24"/>
          <w:lang w:val="pt-BR"/>
        </w:rPr>
        <w:t xml:space="preserve">                   </w:t>
      </w:r>
    </w:p>
    <w:p w:rsidR="00CF32C3" w:rsidRPr="00CF32C3" w:rsidRDefault="00CF32C3" w:rsidP="00CF32C3">
      <w:pPr>
        <w:spacing w:after="0" w:line="36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Ariane </w:t>
      </w:r>
      <w:proofErr w:type="spellStart"/>
      <w:r>
        <w:rPr>
          <w:rFonts w:ascii="Times New Roman" w:hAnsi="Times New Roman" w:cs="Times New Roman"/>
          <w:sz w:val="24"/>
          <w:szCs w:val="24"/>
          <w:lang w:val="pt-BR"/>
        </w:rPr>
        <w:t>Lesnyak</w:t>
      </w:r>
      <w:proofErr w:type="spellEnd"/>
      <w:r>
        <w:rPr>
          <w:rFonts w:ascii="Times New Roman" w:hAnsi="Times New Roman" w:cs="Times New Roman"/>
          <w:sz w:val="24"/>
          <w:szCs w:val="24"/>
          <w:lang w:val="pt-BR"/>
        </w:rPr>
        <w:t xml:space="preserve"> </w:t>
      </w:r>
      <w:proofErr w:type="spellStart"/>
      <w:r>
        <w:rPr>
          <w:rFonts w:ascii="Times New Roman" w:hAnsi="Times New Roman" w:cs="Times New Roman"/>
          <w:sz w:val="24"/>
          <w:szCs w:val="24"/>
          <w:lang w:val="pt-BR"/>
        </w:rPr>
        <w:t>Castelló</w:t>
      </w:r>
      <w:proofErr w:type="spellEnd"/>
      <w:r>
        <w:rPr>
          <w:rFonts w:ascii="Times New Roman" w:hAnsi="Times New Roman" w:cs="Times New Roman"/>
          <w:sz w:val="24"/>
          <w:szCs w:val="24"/>
          <w:lang w:val="pt-BR"/>
        </w:rPr>
        <w:t xml:space="preserve">, </w:t>
      </w:r>
      <w:proofErr w:type="gramStart"/>
      <w:r w:rsidRPr="00CF32C3">
        <w:rPr>
          <w:rFonts w:ascii="Times New Roman" w:hAnsi="Times New Roman" w:cs="Times New Roman"/>
          <w:sz w:val="24"/>
          <w:szCs w:val="24"/>
          <w:lang w:val="pt-BR"/>
        </w:rPr>
        <w:t>9330700</w:t>
      </w:r>
      <w:proofErr w:type="gramEnd"/>
    </w:p>
    <w:p w:rsidR="00CF32C3" w:rsidRDefault="00CF32C3" w:rsidP="00CF32C3">
      <w:pPr>
        <w:spacing w:after="0" w:line="36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Giovanna Dias Jorge, </w:t>
      </w:r>
      <w:proofErr w:type="gramStart"/>
      <w:r w:rsidRPr="00CF32C3">
        <w:rPr>
          <w:rFonts w:ascii="Times New Roman" w:hAnsi="Times New Roman" w:cs="Times New Roman"/>
          <w:sz w:val="24"/>
          <w:szCs w:val="24"/>
          <w:lang w:val="pt-BR"/>
        </w:rPr>
        <w:t>9329138</w:t>
      </w:r>
      <w:proofErr w:type="gramEnd"/>
    </w:p>
    <w:p w:rsidR="00CF32C3" w:rsidRPr="00CF32C3" w:rsidRDefault="00CF32C3" w:rsidP="00CF32C3">
      <w:pPr>
        <w:spacing w:after="0" w:line="36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Marina Fernandes Vasconcellos, </w:t>
      </w:r>
      <w:proofErr w:type="gramStart"/>
      <w:r>
        <w:rPr>
          <w:rFonts w:ascii="Times New Roman" w:hAnsi="Times New Roman" w:cs="Times New Roman"/>
          <w:sz w:val="24"/>
          <w:szCs w:val="24"/>
          <w:lang w:val="pt-BR"/>
        </w:rPr>
        <w:t>8023188</w:t>
      </w:r>
      <w:proofErr w:type="gramEnd"/>
    </w:p>
    <w:p w:rsidR="00CF32C3" w:rsidRDefault="00CF32C3" w:rsidP="002E2D0C">
      <w:pPr>
        <w:spacing w:after="0" w:line="360" w:lineRule="auto"/>
        <w:jc w:val="both"/>
        <w:rPr>
          <w:rFonts w:ascii="Times New Roman" w:hAnsi="Times New Roman" w:cs="Times New Roman"/>
          <w:i/>
          <w:sz w:val="24"/>
          <w:szCs w:val="24"/>
          <w:lang w:val="pt-BR"/>
        </w:rPr>
      </w:pPr>
    </w:p>
    <w:p w:rsidR="00840A45" w:rsidRDefault="00840A45" w:rsidP="002E2D0C">
      <w:pPr>
        <w:spacing w:after="0" w:line="360" w:lineRule="auto"/>
        <w:jc w:val="both"/>
        <w:rPr>
          <w:rFonts w:ascii="Times New Roman" w:hAnsi="Times New Roman" w:cs="Times New Roman"/>
          <w:i/>
          <w:sz w:val="24"/>
          <w:szCs w:val="24"/>
          <w:lang w:val="pt-BR"/>
        </w:rPr>
      </w:pPr>
    </w:p>
    <w:p w:rsidR="00840A45" w:rsidRDefault="00840A45" w:rsidP="002E2D0C">
      <w:pPr>
        <w:spacing w:after="0" w:line="360" w:lineRule="auto"/>
        <w:jc w:val="both"/>
        <w:rPr>
          <w:rFonts w:ascii="Times New Roman" w:hAnsi="Times New Roman" w:cs="Times New Roman"/>
          <w:i/>
          <w:sz w:val="24"/>
          <w:szCs w:val="24"/>
          <w:lang w:val="pt-BR"/>
        </w:rPr>
      </w:pPr>
    </w:p>
    <w:p w:rsidR="00CF32C3" w:rsidRDefault="00CF32C3" w:rsidP="002E2D0C">
      <w:pPr>
        <w:spacing w:after="0" w:line="360" w:lineRule="auto"/>
        <w:jc w:val="both"/>
        <w:rPr>
          <w:rFonts w:ascii="Times New Roman" w:hAnsi="Times New Roman" w:cs="Times New Roman"/>
          <w:i/>
          <w:sz w:val="24"/>
          <w:szCs w:val="24"/>
          <w:lang w:val="pt-BR"/>
        </w:rPr>
      </w:pPr>
    </w:p>
    <w:p w:rsidR="00CF32C3" w:rsidRDefault="00CF32C3" w:rsidP="002E2D0C">
      <w:pPr>
        <w:spacing w:after="0" w:line="360" w:lineRule="auto"/>
        <w:jc w:val="both"/>
        <w:rPr>
          <w:rFonts w:ascii="Times New Roman" w:hAnsi="Times New Roman" w:cs="Times New Roman"/>
          <w:i/>
          <w:sz w:val="24"/>
          <w:szCs w:val="24"/>
          <w:lang w:val="pt-BR"/>
        </w:rPr>
      </w:pPr>
    </w:p>
    <w:p w:rsidR="00CF32C3" w:rsidRDefault="00CF32C3" w:rsidP="002E2D0C">
      <w:pPr>
        <w:spacing w:after="0" w:line="360" w:lineRule="auto"/>
        <w:jc w:val="both"/>
        <w:rPr>
          <w:rFonts w:ascii="Times New Roman" w:hAnsi="Times New Roman" w:cs="Times New Roman"/>
          <w:i/>
          <w:sz w:val="24"/>
          <w:szCs w:val="24"/>
          <w:lang w:val="pt-BR"/>
        </w:rPr>
      </w:pPr>
    </w:p>
    <w:p w:rsidR="00CF32C3" w:rsidRDefault="00CF32C3" w:rsidP="002E2D0C">
      <w:pPr>
        <w:spacing w:after="0" w:line="360" w:lineRule="auto"/>
        <w:jc w:val="both"/>
        <w:rPr>
          <w:rFonts w:ascii="Times New Roman" w:hAnsi="Times New Roman" w:cs="Times New Roman"/>
          <w:i/>
          <w:sz w:val="24"/>
          <w:szCs w:val="24"/>
          <w:lang w:val="pt-BR"/>
        </w:rPr>
      </w:pPr>
    </w:p>
    <w:p w:rsidR="00840A45" w:rsidRDefault="00840A45" w:rsidP="00840A45">
      <w:pPr>
        <w:spacing w:after="0" w:line="36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QUESTÃO </w:t>
      </w:r>
      <w:proofErr w:type="gramStart"/>
      <w:r>
        <w:rPr>
          <w:rFonts w:ascii="Times New Roman" w:hAnsi="Times New Roman" w:cs="Times New Roman"/>
          <w:sz w:val="24"/>
          <w:szCs w:val="24"/>
          <w:lang w:val="pt-BR"/>
        </w:rPr>
        <w:t>1</w:t>
      </w:r>
      <w:proofErr w:type="gramEnd"/>
      <w:r>
        <w:rPr>
          <w:rFonts w:ascii="Times New Roman" w:hAnsi="Times New Roman" w:cs="Times New Roman"/>
          <w:sz w:val="24"/>
          <w:szCs w:val="24"/>
          <w:lang w:val="pt-BR"/>
        </w:rPr>
        <w:t xml:space="preserve">:    </w:t>
      </w:r>
    </w:p>
    <w:p w:rsidR="00840A45" w:rsidRPr="00840A45" w:rsidRDefault="00840A45" w:rsidP="00840A45">
      <w:pPr>
        <w:spacing w:after="0" w:line="360" w:lineRule="auto"/>
        <w:jc w:val="both"/>
        <w:rPr>
          <w:rFonts w:ascii="Times New Roman" w:hAnsi="Times New Roman" w:cs="Times New Roman"/>
          <w:sz w:val="24"/>
          <w:szCs w:val="24"/>
          <w:lang w:val="pt-BR"/>
        </w:rPr>
      </w:pPr>
      <w:r>
        <w:rPr>
          <w:rFonts w:ascii="Times New Roman" w:hAnsi="Times New Roman" w:cs="Times New Roman"/>
          <w:sz w:val="24"/>
          <w:szCs w:val="24"/>
          <w:lang w:val="pt-BR"/>
        </w:rPr>
        <w:br/>
      </w:r>
      <w:r w:rsidRPr="00840A45">
        <w:rPr>
          <w:rFonts w:ascii="Times New Roman" w:hAnsi="Times New Roman" w:cs="Times New Roman"/>
          <w:sz w:val="24"/>
          <w:szCs w:val="24"/>
          <w:lang w:val="pt-BR"/>
        </w:rPr>
        <w:t xml:space="preserve">Por que Monteiro Lobato foi uma influência importante para o Clube do livro? </w:t>
      </w:r>
    </w:p>
    <w:p w:rsidR="00840A45" w:rsidRPr="00840A45" w:rsidRDefault="00840A45" w:rsidP="00840A45">
      <w:pPr>
        <w:spacing w:after="0" w:line="360" w:lineRule="auto"/>
        <w:jc w:val="both"/>
        <w:rPr>
          <w:rFonts w:ascii="Times New Roman" w:hAnsi="Times New Roman" w:cs="Times New Roman"/>
          <w:sz w:val="24"/>
          <w:szCs w:val="24"/>
          <w:lang w:val="pt-BR"/>
        </w:rPr>
      </w:pPr>
      <w:r w:rsidRPr="00840A45">
        <w:rPr>
          <w:rFonts w:ascii="Times New Roman" w:hAnsi="Times New Roman" w:cs="Times New Roman"/>
          <w:sz w:val="24"/>
          <w:szCs w:val="24"/>
          <w:lang w:val="pt-BR"/>
        </w:rPr>
        <w:t xml:space="preserve">Cite pelo menos dois exemplos em que o Clube do Livro demonstrou uma atitude paternalista para com seus leitores. </w:t>
      </w:r>
    </w:p>
    <w:p w:rsidR="00CF32C3" w:rsidRPr="00840A45" w:rsidRDefault="00840A45" w:rsidP="00840A45">
      <w:pPr>
        <w:spacing w:after="0" w:line="360" w:lineRule="auto"/>
        <w:jc w:val="both"/>
        <w:rPr>
          <w:rFonts w:ascii="Times New Roman" w:hAnsi="Times New Roman" w:cs="Times New Roman"/>
          <w:sz w:val="24"/>
          <w:szCs w:val="24"/>
          <w:lang w:val="pt-BR"/>
        </w:rPr>
      </w:pPr>
      <w:r w:rsidRPr="00840A45">
        <w:rPr>
          <w:rFonts w:ascii="Times New Roman" w:hAnsi="Times New Roman" w:cs="Times New Roman"/>
          <w:sz w:val="24"/>
          <w:szCs w:val="24"/>
          <w:lang w:val="pt-BR"/>
        </w:rPr>
        <w:t xml:space="preserve">Qual era a atitude </w:t>
      </w:r>
      <w:ins w:id="3" w:author="ufflch" w:date="2017-05-16T17:03:00Z">
        <w:r w:rsidR="00766188">
          <w:rPr>
            <w:rFonts w:ascii="Times New Roman" w:hAnsi="Times New Roman" w:cs="Times New Roman"/>
            <w:sz w:val="24"/>
            <w:szCs w:val="24"/>
            <w:lang w:val="pt-BR"/>
          </w:rPr>
          <w:t>d</w:t>
        </w:r>
      </w:ins>
      <w:del w:id="4" w:author="ufflch" w:date="2017-05-16T17:03:00Z">
        <w:r w:rsidRPr="00840A45" w:rsidDel="00766188">
          <w:rPr>
            <w:rFonts w:ascii="Times New Roman" w:hAnsi="Times New Roman" w:cs="Times New Roman"/>
            <w:sz w:val="24"/>
            <w:szCs w:val="24"/>
            <w:lang w:val="pt-BR"/>
          </w:rPr>
          <w:delText>c</w:delText>
        </w:r>
      </w:del>
      <w:r w:rsidRPr="00840A45">
        <w:rPr>
          <w:rFonts w:ascii="Times New Roman" w:hAnsi="Times New Roman" w:cs="Times New Roman"/>
          <w:sz w:val="24"/>
          <w:szCs w:val="24"/>
          <w:lang w:val="pt-BR"/>
        </w:rPr>
        <w:t>o Clube do Livro quanto à tradução de gírias e dialetos literários? Como o autor procura explicar essa atitude?</w:t>
      </w:r>
    </w:p>
    <w:p w:rsidR="00CF32C3" w:rsidRDefault="00CF32C3" w:rsidP="002E2D0C">
      <w:pPr>
        <w:spacing w:after="0" w:line="360" w:lineRule="auto"/>
        <w:jc w:val="both"/>
        <w:rPr>
          <w:rFonts w:ascii="Times New Roman" w:hAnsi="Times New Roman" w:cs="Times New Roman"/>
          <w:i/>
          <w:sz w:val="24"/>
          <w:szCs w:val="24"/>
          <w:lang w:val="pt-BR"/>
        </w:rPr>
      </w:pPr>
    </w:p>
    <w:p w:rsidR="00CF32C3" w:rsidRDefault="00CF32C3" w:rsidP="002E2D0C">
      <w:pPr>
        <w:spacing w:after="0" w:line="360" w:lineRule="auto"/>
        <w:jc w:val="both"/>
        <w:rPr>
          <w:rFonts w:ascii="Times New Roman" w:hAnsi="Times New Roman" w:cs="Times New Roman"/>
          <w:i/>
          <w:sz w:val="24"/>
          <w:szCs w:val="24"/>
          <w:lang w:val="pt-BR"/>
        </w:rPr>
      </w:pPr>
    </w:p>
    <w:p w:rsidR="00840A45" w:rsidRDefault="00840A45" w:rsidP="00840A45">
      <w:pPr>
        <w:spacing w:after="0" w:line="360" w:lineRule="auto"/>
        <w:jc w:val="both"/>
        <w:rPr>
          <w:rFonts w:ascii="Times New Roman" w:hAnsi="Times New Roman" w:cs="Times New Roman"/>
          <w:i/>
          <w:sz w:val="24"/>
          <w:szCs w:val="24"/>
          <w:lang w:val="pt-BR"/>
        </w:rPr>
      </w:pPr>
    </w:p>
    <w:p w:rsidR="008A162B" w:rsidRDefault="008A162B" w:rsidP="008A162B">
      <w:pPr>
        <w:pStyle w:val="a1"/>
        <w:spacing w:line="360" w:lineRule="auto"/>
        <w:jc w:val="both"/>
        <w:rPr>
          <w:rFonts w:ascii="Times New Roman" w:eastAsia="Times New Roman" w:hAnsi="Times New Roman" w:cs="Times New Roman"/>
          <w:color w:val="2B2B2B"/>
        </w:rPr>
      </w:pPr>
    </w:p>
    <w:p w:rsidR="008A162B" w:rsidRPr="008A162B" w:rsidRDefault="008A162B" w:rsidP="008A162B">
      <w:pPr>
        <w:pStyle w:val="a1"/>
        <w:spacing w:line="360" w:lineRule="auto"/>
        <w:jc w:val="both"/>
        <w:rPr>
          <w:rFonts w:ascii="Times New Roman" w:hAnsi="Times New Roman" w:cs="Times New Roman"/>
          <w:color w:val="2B2B2B"/>
        </w:rPr>
      </w:pPr>
      <w:r>
        <w:rPr>
          <w:color w:val="2B2B2B"/>
        </w:rPr>
        <w:lastRenderedPageBreak/>
        <w:tab/>
      </w:r>
      <w:r w:rsidRPr="008A162B">
        <w:rPr>
          <w:rFonts w:ascii="Times New Roman" w:hAnsi="Times New Roman" w:cs="Times New Roman"/>
          <w:color w:val="2B2B2B"/>
        </w:rPr>
        <w:t>A influência de Monteiro Lobato para o Clube do Livro se deu em sua visão de popularizar as obras literárias, tornando-as uma mercadoria a ser vendida em mais estabelecimentos, como bancas de jornal e lojas. Sua ideia era aumentar o público leitor com atrativos visuais e financ</w:t>
      </w:r>
      <w:r w:rsidR="008E32A9">
        <w:rPr>
          <w:rFonts w:ascii="Times New Roman" w:hAnsi="Times New Roman" w:cs="Times New Roman"/>
          <w:color w:val="2B2B2B"/>
        </w:rPr>
        <w:t xml:space="preserve">eiros, visando criar um grupo </w:t>
      </w:r>
      <w:r w:rsidRPr="008A162B">
        <w:rPr>
          <w:rFonts w:ascii="Times New Roman" w:hAnsi="Times New Roman" w:cs="Times New Roman"/>
          <w:color w:val="2B2B2B"/>
        </w:rPr>
        <w:t>de class</w:t>
      </w:r>
      <w:r w:rsidR="008E32A9">
        <w:rPr>
          <w:rFonts w:ascii="Times New Roman" w:hAnsi="Times New Roman" w:cs="Times New Roman"/>
          <w:color w:val="2B2B2B"/>
        </w:rPr>
        <w:t>e média e de classe baixa que l</w:t>
      </w:r>
      <w:ins w:id="5" w:author="ufflch" w:date="2017-05-16T17:04:00Z">
        <w:r w:rsidR="00766188">
          <w:rPr>
            <w:rFonts w:ascii="Times New Roman" w:hAnsi="Times New Roman" w:cs="Times New Roman"/>
            <w:color w:val="2B2B2B"/>
          </w:rPr>
          <w:t>esse</w:t>
        </w:r>
      </w:ins>
      <w:del w:id="6" w:author="ufflch" w:date="2017-05-16T17:04:00Z">
        <w:r w:rsidRPr="008A162B" w:rsidDel="00766188">
          <w:rPr>
            <w:rFonts w:ascii="Times New Roman" w:hAnsi="Times New Roman" w:cs="Times New Roman"/>
            <w:color w:val="2B2B2B"/>
          </w:rPr>
          <w:delText>ia</w:delText>
        </w:r>
      </w:del>
      <w:r w:rsidRPr="008A162B">
        <w:rPr>
          <w:rFonts w:ascii="Times New Roman" w:hAnsi="Times New Roman" w:cs="Times New Roman"/>
          <w:color w:val="2B2B2B"/>
        </w:rPr>
        <w:t xml:space="preserve"> por prazer. Este público não era familiarizado com línguas estrangeiras, não teria ainda sua biblioteca pessoal, mas estaria disposto a começar a aprimorar seu “capital cultural” e, com a ideia de Monteiro Lobato, diversas editoras ampliaram seus horizontes com Clubes do Livro e coleções programadas. </w:t>
      </w:r>
    </w:p>
    <w:p w:rsidR="008A162B" w:rsidRDefault="008A162B" w:rsidP="008A162B">
      <w:pPr>
        <w:pStyle w:val="a2"/>
        <w:spacing w:line="360" w:lineRule="auto"/>
        <w:jc w:val="both"/>
        <w:rPr>
          <w:rFonts w:ascii="Times New Roman" w:eastAsia="Times New Roman" w:hAnsi="Times New Roman" w:cs="Times New Roman"/>
          <w:color w:val="383838"/>
          <w:sz w:val="24"/>
          <w:szCs w:val="24"/>
        </w:rPr>
      </w:pPr>
      <w:r w:rsidRPr="008A162B">
        <w:rPr>
          <w:rFonts w:ascii="Times New Roman" w:eastAsia="Times New Roman" w:hAnsi="Times New Roman" w:cs="Times New Roman"/>
          <w:color w:val="383838"/>
          <w:sz w:val="24"/>
          <w:szCs w:val="24"/>
          <w:lang w:val="pt-BR"/>
        </w:rPr>
        <w:tab/>
      </w:r>
      <w:r w:rsidR="008E32A9">
        <w:rPr>
          <w:rFonts w:ascii="Times New Roman" w:eastAsia="Times New Roman" w:hAnsi="Times New Roman" w:cs="Times New Roman"/>
          <w:color w:val="383838"/>
          <w:sz w:val="24"/>
          <w:szCs w:val="24"/>
          <w:lang w:val="pt-BR"/>
        </w:rPr>
        <w:t xml:space="preserve">Tendo </w:t>
      </w:r>
      <w:proofErr w:type="gramStart"/>
      <w:r w:rsidR="008E32A9">
        <w:rPr>
          <w:rFonts w:ascii="Times New Roman" w:eastAsia="Times New Roman" w:hAnsi="Times New Roman" w:cs="Times New Roman"/>
          <w:color w:val="383838"/>
          <w:sz w:val="24"/>
          <w:szCs w:val="24"/>
          <w:lang w:val="pt-BR"/>
        </w:rPr>
        <w:t xml:space="preserve">esses </w:t>
      </w:r>
      <w:r w:rsidRPr="008A162B">
        <w:rPr>
          <w:rFonts w:ascii="Times New Roman" w:hAnsi="Times New Roman"/>
          <w:color w:val="383838"/>
          <w:sz w:val="24"/>
          <w:szCs w:val="24"/>
          <w:lang w:val="pt-BR"/>
        </w:rPr>
        <w:t xml:space="preserve">“leitores de classe média baixa, pessoas que talvez estivessem comprando livros pela primeira vez na vida, ou que </w:t>
      </w:r>
      <w:r w:rsidR="008E32A9">
        <w:rPr>
          <w:rFonts w:ascii="Times New Roman" w:hAnsi="Times New Roman"/>
          <w:color w:val="383838"/>
          <w:sz w:val="24"/>
          <w:szCs w:val="24"/>
          <w:lang w:val="pt-BR"/>
        </w:rPr>
        <w:t>tivessem uma formação limitada” como público,</w:t>
      </w:r>
      <w:r w:rsidRPr="008A162B">
        <w:rPr>
          <w:rFonts w:ascii="Times New Roman" w:hAnsi="Times New Roman"/>
          <w:color w:val="383838"/>
          <w:sz w:val="24"/>
          <w:szCs w:val="24"/>
          <w:lang w:val="pt-BR"/>
        </w:rPr>
        <w:t xml:space="preserve"> John Milton</w:t>
      </w:r>
      <w:proofErr w:type="gramEnd"/>
      <w:r w:rsidRPr="008A162B">
        <w:rPr>
          <w:rFonts w:ascii="Times New Roman" w:hAnsi="Times New Roman"/>
          <w:color w:val="383838"/>
          <w:sz w:val="24"/>
          <w:szCs w:val="24"/>
          <w:lang w:val="pt-BR"/>
        </w:rPr>
        <w:t xml:space="preserve"> explica</w:t>
      </w:r>
      <w:r w:rsidR="008E32A9">
        <w:rPr>
          <w:rFonts w:ascii="Times New Roman" w:hAnsi="Times New Roman"/>
          <w:color w:val="383838"/>
          <w:sz w:val="24"/>
          <w:szCs w:val="24"/>
          <w:lang w:val="pt-BR"/>
        </w:rPr>
        <w:t>, a partir disso,</w:t>
      </w:r>
      <w:r w:rsidRPr="008A162B">
        <w:rPr>
          <w:rFonts w:ascii="Times New Roman" w:hAnsi="Times New Roman"/>
          <w:color w:val="383838"/>
          <w:sz w:val="24"/>
          <w:szCs w:val="24"/>
          <w:lang w:val="pt-BR"/>
        </w:rPr>
        <w:t xml:space="preserve"> que a atitude dos editores do “Clube do Livro” sempre foi paternalista. Exemplos de demonstração desse paternalismo podem ser facilmente encontrados nas notas de rodapé, que continham explicações de palavras consideradas desconhecidas e</w:t>
      </w:r>
      <w:proofErr w:type="gramStart"/>
      <w:r w:rsidRPr="008A162B">
        <w:rPr>
          <w:rFonts w:ascii="Times New Roman" w:hAnsi="Times New Roman"/>
          <w:color w:val="383838"/>
          <w:sz w:val="24"/>
          <w:szCs w:val="24"/>
          <w:lang w:val="pt-BR"/>
        </w:rPr>
        <w:t xml:space="preserve">  </w:t>
      </w:r>
      <w:proofErr w:type="gramEnd"/>
      <w:r w:rsidRPr="008A162B">
        <w:rPr>
          <w:rFonts w:ascii="Times New Roman" w:hAnsi="Times New Roman"/>
          <w:color w:val="383838"/>
          <w:sz w:val="24"/>
          <w:szCs w:val="24"/>
          <w:lang w:val="pt-BR"/>
        </w:rPr>
        <w:t>conselhos dados pelos editores.</w:t>
      </w:r>
    </w:p>
    <w:p w:rsidR="008A162B" w:rsidRDefault="008A162B" w:rsidP="008A162B">
      <w:pPr>
        <w:pStyle w:val="a3"/>
        <w:ind w:left="2160"/>
        <w:jc w:val="both"/>
        <w:rPr>
          <w:rFonts w:ascii="Times New Roman" w:eastAsia="Times New Roman" w:hAnsi="Times New Roman" w:cs="Times New Roman"/>
        </w:rPr>
      </w:pPr>
    </w:p>
    <w:p w:rsidR="008A162B" w:rsidRDefault="008A162B" w:rsidP="008A162B">
      <w:pPr>
        <w:pStyle w:val="a3"/>
        <w:ind w:left="2517"/>
        <w:jc w:val="both"/>
        <w:rPr>
          <w:rFonts w:ascii="Times New Roman" w:eastAsia="Times New Roman" w:hAnsi="Times New Roman" w:cs="Times New Roman"/>
        </w:rPr>
      </w:pPr>
      <w:r w:rsidRPr="008A162B">
        <w:rPr>
          <w:rFonts w:ascii="Times New Roman" w:eastAsia="Times New Roman" w:hAnsi="Times New Roman" w:cs="Times New Roman"/>
        </w:rPr>
        <w:tab/>
        <w:t>“</w:t>
      </w:r>
      <w:r w:rsidRPr="008A162B">
        <w:rPr>
          <w:rFonts w:ascii="Times New Roman" w:hAnsi="Times New Roman"/>
        </w:rPr>
        <w:t xml:space="preserve">Palavras pouco conhecidas ou estrangeiras e referências clássicas vinham anotadas, como por exemplo, em </w:t>
      </w:r>
      <w:r w:rsidRPr="008A162B">
        <w:rPr>
          <w:rFonts w:ascii="Times New Roman" w:hAnsi="Times New Roman"/>
          <w:i/>
          <w:iCs/>
        </w:rPr>
        <w:t>O Professor</w:t>
      </w:r>
      <w:r w:rsidRPr="008A162B">
        <w:rPr>
          <w:rFonts w:ascii="Times New Roman" w:hAnsi="Times New Roman"/>
        </w:rPr>
        <w:t xml:space="preserve">, com notas de rodapé que explicavam o significado de </w:t>
      </w:r>
      <w:proofErr w:type="spellStart"/>
      <w:r w:rsidRPr="008A162B">
        <w:rPr>
          <w:rFonts w:ascii="Times New Roman" w:hAnsi="Times New Roman"/>
          <w:i/>
          <w:iCs/>
        </w:rPr>
        <w:t>Pylades</w:t>
      </w:r>
      <w:proofErr w:type="spellEnd"/>
      <w:r w:rsidRPr="008A162B">
        <w:rPr>
          <w:rFonts w:ascii="Times New Roman" w:hAnsi="Times New Roman"/>
          <w:i/>
          <w:iCs/>
        </w:rPr>
        <w:t xml:space="preserve"> </w:t>
      </w:r>
      <w:proofErr w:type="spellStart"/>
      <w:r w:rsidRPr="008A162B">
        <w:rPr>
          <w:rFonts w:ascii="Times New Roman" w:hAnsi="Times New Roman"/>
          <w:i/>
          <w:iCs/>
        </w:rPr>
        <w:t>and</w:t>
      </w:r>
      <w:proofErr w:type="spellEnd"/>
      <w:r w:rsidRPr="008A162B">
        <w:rPr>
          <w:rFonts w:ascii="Times New Roman" w:hAnsi="Times New Roman"/>
          <w:i/>
          <w:iCs/>
        </w:rPr>
        <w:t xml:space="preserve"> Orestes</w:t>
      </w:r>
      <w:r w:rsidRPr="008A162B">
        <w:rPr>
          <w:rFonts w:ascii="Times New Roman" w:hAnsi="Times New Roman"/>
        </w:rPr>
        <w:t xml:space="preserve"> (</w:t>
      </w:r>
      <w:proofErr w:type="spellStart"/>
      <w:r w:rsidRPr="008A162B">
        <w:rPr>
          <w:rFonts w:ascii="Times New Roman" w:hAnsi="Times New Roman"/>
        </w:rPr>
        <w:t>Brönte</w:t>
      </w:r>
      <w:proofErr w:type="spellEnd"/>
      <w:r w:rsidRPr="008A162B">
        <w:rPr>
          <w:rFonts w:ascii="Times New Roman" w:hAnsi="Times New Roman"/>
        </w:rPr>
        <w:t xml:space="preserve">, 1958, p. 7), </w:t>
      </w:r>
      <w:proofErr w:type="spellStart"/>
      <w:r w:rsidRPr="008A162B">
        <w:rPr>
          <w:rFonts w:ascii="Times New Roman" w:hAnsi="Times New Roman"/>
          <w:i/>
          <w:iCs/>
        </w:rPr>
        <w:t>Croesus</w:t>
      </w:r>
      <w:proofErr w:type="spellEnd"/>
      <w:r w:rsidRPr="008A162B">
        <w:rPr>
          <w:rFonts w:ascii="Times New Roman" w:hAnsi="Times New Roman"/>
          <w:i/>
          <w:iCs/>
        </w:rPr>
        <w:t xml:space="preserve"> </w:t>
      </w:r>
      <w:r w:rsidRPr="008A162B">
        <w:rPr>
          <w:rFonts w:ascii="Times New Roman" w:hAnsi="Times New Roman"/>
        </w:rPr>
        <w:t>(</w:t>
      </w:r>
      <w:proofErr w:type="spellStart"/>
      <w:r w:rsidRPr="008A162B">
        <w:rPr>
          <w:rFonts w:ascii="Times New Roman" w:hAnsi="Times New Roman"/>
        </w:rPr>
        <w:t>Brönte</w:t>
      </w:r>
      <w:proofErr w:type="spellEnd"/>
      <w:r w:rsidRPr="008A162B">
        <w:rPr>
          <w:rFonts w:ascii="Times New Roman" w:hAnsi="Times New Roman"/>
        </w:rPr>
        <w:t xml:space="preserve">, 1958, p.9), </w:t>
      </w:r>
      <w:proofErr w:type="spellStart"/>
      <w:r w:rsidRPr="008A162B">
        <w:rPr>
          <w:rFonts w:ascii="Times New Roman" w:hAnsi="Times New Roman"/>
          <w:i/>
          <w:iCs/>
        </w:rPr>
        <w:t>Loth</w:t>
      </w:r>
      <w:proofErr w:type="spellEnd"/>
      <w:r w:rsidRPr="008A162B">
        <w:rPr>
          <w:rFonts w:ascii="Times New Roman" w:hAnsi="Times New Roman"/>
        </w:rPr>
        <w:t xml:space="preserve">, </w:t>
      </w:r>
      <w:r w:rsidRPr="008A162B">
        <w:rPr>
          <w:rFonts w:ascii="Times New Roman" w:hAnsi="Times New Roman"/>
          <w:i/>
          <w:iCs/>
        </w:rPr>
        <w:t>Rebecca</w:t>
      </w:r>
      <w:r w:rsidRPr="008A162B">
        <w:rPr>
          <w:rFonts w:ascii="Times New Roman" w:hAnsi="Times New Roman"/>
        </w:rPr>
        <w:t xml:space="preserve"> (</w:t>
      </w:r>
      <w:proofErr w:type="spellStart"/>
      <w:r w:rsidRPr="008A162B">
        <w:rPr>
          <w:rFonts w:ascii="Times New Roman" w:hAnsi="Times New Roman"/>
        </w:rPr>
        <w:t>Brönte</w:t>
      </w:r>
      <w:proofErr w:type="spellEnd"/>
      <w:r w:rsidRPr="008A162B">
        <w:rPr>
          <w:rFonts w:ascii="Times New Roman" w:hAnsi="Times New Roman"/>
        </w:rPr>
        <w:t xml:space="preserve">, 1958, p. 31) e </w:t>
      </w:r>
      <w:proofErr w:type="gramStart"/>
      <w:r w:rsidRPr="008A162B">
        <w:rPr>
          <w:rFonts w:ascii="Times New Roman" w:hAnsi="Times New Roman"/>
        </w:rPr>
        <w:t>a origem da palavra “hipocondríaco”</w:t>
      </w:r>
      <w:proofErr w:type="gramEnd"/>
      <w:r w:rsidRPr="008A162B">
        <w:rPr>
          <w:rFonts w:ascii="Times New Roman" w:hAnsi="Times New Roman"/>
        </w:rPr>
        <w:t xml:space="preserve"> (</w:t>
      </w:r>
      <w:proofErr w:type="spellStart"/>
      <w:r w:rsidRPr="008A162B">
        <w:rPr>
          <w:rFonts w:ascii="Times New Roman" w:hAnsi="Times New Roman"/>
        </w:rPr>
        <w:t>Brönte</w:t>
      </w:r>
      <w:proofErr w:type="spellEnd"/>
      <w:r w:rsidRPr="008A162B">
        <w:rPr>
          <w:rFonts w:ascii="Times New Roman" w:hAnsi="Times New Roman"/>
        </w:rPr>
        <w:t>, 1958, p. 162)</w:t>
      </w:r>
    </w:p>
    <w:p w:rsidR="008A162B" w:rsidRDefault="008A162B" w:rsidP="008A162B">
      <w:pPr>
        <w:pStyle w:val="a3"/>
        <w:ind w:left="2517"/>
        <w:jc w:val="both"/>
        <w:rPr>
          <w:rFonts w:ascii="Times New Roman" w:eastAsia="Times New Roman" w:hAnsi="Times New Roman" w:cs="Times New Roman"/>
        </w:rPr>
      </w:pPr>
      <w:r w:rsidRPr="008A162B">
        <w:rPr>
          <w:rFonts w:ascii="Times New Roman" w:eastAsia="Times New Roman" w:hAnsi="Times New Roman" w:cs="Times New Roman"/>
        </w:rPr>
        <w:tab/>
        <w:t>E dava conselhos: o Clube do Livro estava particularmente interessado nos h</w:t>
      </w:r>
      <w:r w:rsidRPr="008A162B">
        <w:rPr>
          <w:rFonts w:ascii="Times New Roman" w:hAnsi="Times New Roman"/>
        </w:rPr>
        <w:t xml:space="preserve">ábitos de comer e beber. Os editores do Clube do Livro buscavam em Charlotte </w:t>
      </w:r>
      <w:proofErr w:type="spellStart"/>
      <w:r w:rsidRPr="008A162B">
        <w:rPr>
          <w:rFonts w:ascii="Times New Roman" w:hAnsi="Times New Roman"/>
        </w:rPr>
        <w:t>Brönte</w:t>
      </w:r>
      <w:proofErr w:type="spellEnd"/>
      <w:r w:rsidRPr="008A162B">
        <w:rPr>
          <w:rFonts w:ascii="Times New Roman" w:hAnsi="Times New Roman"/>
        </w:rPr>
        <w:t xml:space="preserve">, em </w:t>
      </w:r>
      <w:r w:rsidRPr="008A162B">
        <w:rPr>
          <w:rFonts w:ascii="Times New Roman" w:hAnsi="Times New Roman"/>
          <w:i/>
          <w:iCs/>
        </w:rPr>
        <w:t>O Professor</w:t>
      </w:r>
      <w:r w:rsidRPr="008A162B">
        <w:rPr>
          <w:rFonts w:ascii="Times New Roman" w:hAnsi="Times New Roman"/>
        </w:rPr>
        <w:t xml:space="preserve"> (1958), referências aos “rudes cuidados de comer e beber” com a seguinte nota de rodapé:</w:t>
      </w:r>
    </w:p>
    <w:p w:rsidR="008A162B" w:rsidRDefault="008A162B" w:rsidP="008A162B">
      <w:pPr>
        <w:pStyle w:val="a3"/>
        <w:ind w:left="2880"/>
        <w:jc w:val="both"/>
        <w:rPr>
          <w:rFonts w:ascii="Times New Roman" w:eastAsia="Times New Roman" w:hAnsi="Times New Roman" w:cs="Times New Roman"/>
          <w:sz w:val="20"/>
          <w:szCs w:val="20"/>
        </w:rPr>
      </w:pPr>
      <w:r w:rsidRPr="008A162B">
        <w:rPr>
          <w:rFonts w:ascii="Times New Roman" w:hAnsi="Times New Roman"/>
        </w:rPr>
        <w:t xml:space="preserve">    </w:t>
      </w:r>
      <w:r w:rsidRPr="008A162B">
        <w:rPr>
          <w:rFonts w:ascii="Times New Roman" w:hAnsi="Times New Roman"/>
          <w:sz w:val="20"/>
          <w:szCs w:val="20"/>
        </w:rPr>
        <w:t xml:space="preserve">Por esta pequenina frase, </w:t>
      </w:r>
      <w:proofErr w:type="spellStart"/>
      <w:r w:rsidRPr="008A162B">
        <w:rPr>
          <w:rFonts w:ascii="Times New Roman" w:hAnsi="Times New Roman"/>
          <w:sz w:val="20"/>
          <w:szCs w:val="20"/>
        </w:rPr>
        <w:t>brillantemente</w:t>
      </w:r>
      <w:proofErr w:type="spellEnd"/>
      <w:r w:rsidRPr="008A162B">
        <w:rPr>
          <w:rFonts w:ascii="Times New Roman" w:hAnsi="Times New Roman"/>
          <w:sz w:val="20"/>
          <w:szCs w:val="20"/>
        </w:rPr>
        <w:t xml:space="preserve"> traduzida por José Maria Machado, fidelíssimo, como </w:t>
      </w:r>
      <w:proofErr w:type="gramStart"/>
      <w:r w:rsidRPr="008A162B">
        <w:rPr>
          <w:rFonts w:ascii="Times New Roman" w:hAnsi="Times New Roman"/>
          <w:sz w:val="20"/>
          <w:szCs w:val="20"/>
        </w:rPr>
        <w:t>sempre ,</w:t>
      </w:r>
      <w:proofErr w:type="gramEnd"/>
      <w:r w:rsidRPr="008A162B">
        <w:rPr>
          <w:rFonts w:ascii="Times New Roman" w:hAnsi="Times New Roman"/>
          <w:sz w:val="20"/>
          <w:szCs w:val="20"/>
        </w:rPr>
        <w:t xml:space="preserve"> ao difícil texto de original inglês, percebemos que para Charlotte </w:t>
      </w:r>
      <w:proofErr w:type="spellStart"/>
      <w:r w:rsidRPr="008A162B">
        <w:rPr>
          <w:rFonts w:ascii="Times New Roman" w:hAnsi="Times New Roman"/>
          <w:sz w:val="20"/>
          <w:szCs w:val="20"/>
        </w:rPr>
        <w:t>Bronté</w:t>
      </w:r>
      <w:proofErr w:type="spellEnd"/>
      <w:r w:rsidRPr="008A162B">
        <w:rPr>
          <w:rFonts w:ascii="Times New Roman" w:hAnsi="Times New Roman"/>
          <w:sz w:val="20"/>
          <w:szCs w:val="20"/>
        </w:rPr>
        <w:t xml:space="preserve"> [sic], nascida em 1816 e falecida em 1855, com apenas 39 anos de idade, comer e beber eram “rudes cuidados”. Esta errada concepção vem de longe e </w:t>
      </w:r>
      <w:proofErr w:type="gramStart"/>
      <w:r w:rsidRPr="008A162B">
        <w:rPr>
          <w:rFonts w:ascii="Times New Roman" w:hAnsi="Times New Roman"/>
          <w:sz w:val="20"/>
          <w:szCs w:val="20"/>
        </w:rPr>
        <w:t>atinge</w:t>
      </w:r>
      <w:proofErr w:type="gramEnd"/>
      <w:r w:rsidRPr="008A162B">
        <w:rPr>
          <w:rFonts w:ascii="Times New Roman" w:hAnsi="Times New Roman"/>
          <w:sz w:val="20"/>
          <w:szCs w:val="20"/>
        </w:rPr>
        <w:t xml:space="preserve"> inúmeras pessoas que julgam ato inferior o indivíduo ter certo encanto pelas coisas alimentares, e que é elegante não comer ou comer pouco. </w:t>
      </w:r>
      <w:proofErr w:type="gramStart"/>
      <w:r w:rsidRPr="008A162B">
        <w:rPr>
          <w:rFonts w:ascii="Times New Roman" w:hAnsi="Times New Roman"/>
          <w:sz w:val="20"/>
          <w:szCs w:val="20"/>
        </w:rPr>
        <w:t>este</w:t>
      </w:r>
      <w:proofErr w:type="gramEnd"/>
      <w:r w:rsidRPr="008A162B">
        <w:rPr>
          <w:rFonts w:ascii="Times New Roman" w:hAnsi="Times New Roman"/>
          <w:sz w:val="20"/>
          <w:szCs w:val="20"/>
        </w:rPr>
        <w:t xml:space="preserve"> erradíssimo ponto de vista tem feito muitas vítimas; a própria Charlotte </w:t>
      </w:r>
      <w:proofErr w:type="spellStart"/>
      <w:r w:rsidRPr="008A162B">
        <w:rPr>
          <w:rFonts w:ascii="Times New Roman" w:hAnsi="Times New Roman"/>
          <w:sz w:val="20"/>
          <w:szCs w:val="20"/>
        </w:rPr>
        <w:t>Bronté</w:t>
      </w:r>
      <w:proofErr w:type="spellEnd"/>
      <w:r w:rsidRPr="008A162B">
        <w:rPr>
          <w:rFonts w:ascii="Times New Roman" w:hAnsi="Times New Roman"/>
          <w:sz w:val="20"/>
          <w:szCs w:val="20"/>
        </w:rPr>
        <w:t xml:space="preserve">, talvez tenha pago com sua vida o descaso alimentar que se adivinha no que escreve. A tuberculose, que a levou tão cedo </w:t>
      </w:r>
      <w:proofErr w:type="spellStart"/>
      <w:r w:rsidRPr="008A162B">
        <w:rPr>
          <w:rFonts w:ascii="Times New Roman" w:hAnsi="Times New Roman"/>
          <w:sz w:val="20"/>
          <w:szCs w:val="20"/>
        </w:rPr>
        <w:t>dêste</w:t>
      </w:r>
      <w:proofErr w:type="spellEnd"/>
      <w:r w:rsidRPr="008A162B">
        <w:rPr>
          <w:rFonts w:ascii="Times New Roman" w:hAnsi="Times New Roman"/>
          <w:sz w:val="20"/>
          <w:szCs w:val="20"/>
        </w:rPr>
        <w:t xml:space="preserve"> mundo, não teria sido </w:t>
      </w:r>
      <w:proofErr w:type="spellStart"/>
      <w:r w:rsidRPr="008A162B">
        <w:rPr>
          <w:rFonts w:ascii="Times New Roman" w:hAnsi="Times New Roman"/>
          <w:sz w:val="20"/>
          <w:szCs w:val="20"/>
        </w:rPr>
        <w:t>conseqüência</w:t>
      </w:r>
      <w:proofErr w:type="spellEnd"/>
      <w:r w:rsidRPr="008A162B">
        <w:rPr>
          <w:rFonts w:ascii="Times New Roman" w:hAnsi="Times New Roman"/>
          <w:sz w:val="20"/>
          <w:szCs w:val="20"/>
        </w:rPr>
        <w:t xml:space="preserve"> </w:t>
      </w:r>
      <w:proofErr w:type="gramStart"/>
      <w:r w:rsidRPr="008A162B">
        <w:rPr>
          <w:rFonts w:ascii="Times New Roman" w:hAnsi="Times New Roman"/>
          <w:sz w:val="20"/>
          <w:szCs w:val="20"/>
        </w:rPr>
        <w:t xml:space="preserve">do seu </w:t>
      </w:r>
      <w:proofErr w:type="spellStart"/>
      <w:r w:rsidRPr="008A162B">
        <w:rPr>
          <w:rFonts w:ascii="Times New Roman" w:hAnsi="Times New Roman"/>
          <w:sz w:val="20"/>
          <w:szCs w:val="20"/>
        </w:rPr>
        <w:t>êrro</w:t>
      </w:r>
      <w:proofErr w:type="spellEnd"/>
      <w:r w:rsidRPr="008A162B">
        <w:rPr>
          <w:rFonts w:ascii="Times New Roman" w:hAnsi="Times New Roman"/>
          <w:sz w:val="20"/>
          <w:szCs w:val="20"/>
        </w:rPr>
        <w:t xml:space="preserve"> alimentar</w:t>
      </w:r>
      <w:proofErr w:type="gramEnd"/>
      <w:r w:rsidRPr="008A162B">
        <w:rPr>
          <w:rFonts w:ascii="Times New Roman" w:hAnsi="Times New Roman"/>
          <w:sz w:val="20"/>
          <w:szCs w:val="20"/>
        </w:rPr>
        <w:t xml:space="preserve">? E suas duas irmãs não teriam, também cometido </w:t>
      </w:r>
      <w:proofErr w:type="gramStart"/>
      <w:r w:rsidRPr="008A162B">
        <w:rPr>
          <w:rFonts w:ascii="Times New Roman" w:hAnsi="Times New Roman"/>
          <w:sz w:val="20"/>
          <w:szCs w:val="20"/>
        </w:rPr>
        <w:t>a</w:t>
      </w:r>
      <w:proofErr w:type="gramEnd"/>
      <w:r w:rsidRPr="008A162B">
        <w:rPr>
          <w:rFonts w:ascii="Times New Roman" w:hAnsi="Times New Roman"/>
          <w:sz w:val="20"/>
          <w:szCs w:val="20"/>
        </w:rPr>
        <w:t xml:space="preserve"> mesma imprevidência?</w:t>
      </w:r>
    </w:p>
    <w:p w:rsidR="008A162B" w:rsidRDefault="008A162B" w:rsidP="008A162B">
      <w:pPr>
        <w:pStyle w:val="a3"/>
        <w:ind w:left="2160"/>
        <w:jc w:val="right"/>
        <w:rPr>
          <w:rFonts w:ascii="Times New Roman" w:eastAsia="Times New Roman" w:hAnsi="Times New Roman" w:cs="Times New Roman"/>
          <w:sz w:val="20"/>
          <w:szCs w:val="20"/>
        </w:rPr>
      </w:pPr>
      <w:r w:rsidRPr="008A162B">
        <w:rPr>
          <w:rFonts w:ascii="Times New Roman" w:hAnsi="Times New Roman"/>
          <w:sz w:val="20"/>
          <w:szCs w:val="20"/>
        </w:rPr>
        <w:t>(</w:t>
      </w:r>
      <w:proofErr w:type="spellStart"/>
      <w:proofErr w:type="gramStart"/>
      <w:r w:rsidRPr="008A162B">
        <w:rPr>
          <w:rFonts w:ascii="Times New Roman" w:hAnsi="Times New Roman"/>
          <w:sz w:val="20"/>
          <w:szCs w:val="20"/>
        </w:rPr>
        <w:t>Brönte</w:t>
      </w:r>
      <w:proofErr w:type="spellEnd"/>
      <w:r w:rsidRPr="008A162B">
        <w:rPr>
          <w:rFonts w:ascii="Times New Roman" w:hAnsi="Times New Roman"/>
          <w:sz w:val="20"/>
          <w:szCs w:val="20"/>
        </w:rPr>
        <w:t>, 1958, p.160)”</w:t>
      </w:r>
      <w:proofErr w:type="gramEnd"/>
      <w:r w:rsidRPr="008A162B">
        <w:rPr>
          <w:rFonts w:ascii="Times New Roman" w:hAnsi="Times New Roman"/>
          <w:sz w:val="20"/>
          <w:szCs w:val="20"/>
        </w:rPr>
        <w:t xml:space="preserve"> </w:t>
      </w:r>
    </w:p>
    <w:p w:rsidR="008A162B" w:rsidRDefault="008A162B" w:rsidP="008A162B">
      <w:pPr>
        <w:pStyle w:val="a3"/>
        <w:ind w:left="2160"/>
        <w:jc w:val="right"/>
        <w:rPr>
          <w:rFonts w:ascii="Times New Roman" w:eastAsia="Times New Roman" w:hAnsi="Times New Roman" w:cs="Times New Roman"/>
        </w:rPr>
      </w:pPr>
      <w:r w:rsidRPr="008A162B">
        <w:rPr>
          <w:rFonts w:ascii="Times New Roman" w:hAnsi="Times New Roman"/>
        </w:rPr>
        <w:t>(Milton, 2002, p. 44-45)</w:t>
      </w:r>
    </w:p>
    <w:p w:rsidR="008A162B" w:rsidRDefault="008A162B" w:rsidP="008A162B">
      <w:pPr>
        <w:pStyle w:val="a3"/>
        <w:spacing w:line="360" w:lineRule="auto"/>
        <w:jc w:val="both"/>
        <w:rPr>
          <w:rFonts w:ascii="Times New Roman" w:eastAsia="Times New Roman" w:hAnsi="Times New Roman" w:cs="Times New Roman"/>
          <w:sz w:val="24"/>
          <w:szCs w:val="24"/>
        </w:rPr>
      </w:pPr>
    </w:p>
    <w:p w:rsidR="008A162B" w:rsidRDefault="008A162B" w:rsidP="008A162B">
      <w:pPr>
        <w:pStyle w:val="a3"/>
        <w:spacing w:line="360" w:lineRule="auto"/>
        <w:jc w:val="both"/>
        <w:rPr>
          <w:rFonts w:ascii="Times New Roman" w:eastAsia="Times New Roman" w:hAnsi="Times New Roman" w:cs="Times New Roman"/>
          <w:sz w:val="24"/>
          <w:szCs w:val="24"/>
        </w:rPr>
      </w:pPr>
      <w:r w:rsidRPr="008A162B">
        <w:rPr>
          <w:rFonts w:ascii="Times New Roman" w:hAnsi="Times New Roman"/>
          <w:sz w:val="24"/>
          <w:szCs w:val="24"/>
        </w:rPr>
        <w:t xml:space="preserve">Tais conselhos eram muitas vezes referentes à saúde devido à crença do Clube do Livro de que “lhe cabia </w:t>
      </w:r>
      <w:proofErr w:type="gramStart"/>
      <w:r w:rsidRPr="008A162B">
        <w:rPr>
          <w:rFonts w:ascii="Times New Roman" w:hAnsi="Times New Roman"/>
          <w:sz w:val="24"/>
          <w:szCs w:val="24"/>
        </w:rPr>
        <w:t>a</w:t>
      </w:r>
      <w:proofErr w:type="gramEnd"/>
      <w:r w:rsidRPr="008A162B">
        <w:rPr>
          <w:rFonts w:ascii="Times New Roman" w:hAnsi="Times New Roman"/>
          <w:sz w:val="24"/>
          <w:szCs w:val="24"/>
        </w:rPr>
        <w:t xml:space="preserve"> tarefa de melhorar os hábitos nutricionais do brasileiro” e que era possível resolver, através do livro, os “problemas de saúde” além da “deficiência </w:t>
      </w:r>
      <w:r w:rsidRPr="008A162B">
        <w:rPr>
          <w:rFonts w:ascii="Times New Roman" w:hAnsi="Times New Roman"/>
          <w:sz w:val="24"/>
          <w:szCs w:val="24"/>
        </w:rPr>
        <w:lastRenderedPageBreak/>
        <w:t xml:space="preserve">cultural do Brasil”. São vários os exemplos que John Milton dá. Primeiro, a nota que “se estende por mais da metade de uma página” alertando a possibilidade dos hábitos precários de alimentação </w:t>
      </w:r>
      <w:proofErr w:type="gramStart"/>
      <w:r w:rsidRPr="008A162B">
        <w:rPr>
          <w:rFonts w:ascii="Times New Roman" w:hAnsi="Times New Roman"/>
          <w:sz w:val="24"/>
          <w:szCs w:val="24"/>
        </w:rPr>
        <w:t>resultar</w:t>
      </w:r>
      <w:proofErr w:type="gramEnd"/>
      <w:r w:rsidRPr="008A162B">
        <w:rPr>
          <w:rFonts w:ascii="Times New Roman" w:hAnsi="Times New Roman"/>
          <w:sz w:val="24"/>
          <w:szCs w:val="24"/>
        </w:rPr>
        <w:t xml:space="preserve"> em tuberculose:</w:t>
      </w:r>
    </w:p>
    <w:p w:rsidR="008A162B" w:rsidRDefault="008A162B" w:rsidP="008A162B">
      <w:pPr>
        <w:pStyle w:val="a3"/>
        <w:ind w:left="1440"/>
        <w:jc w:val="both"/>
        <w:rPr>
          <w:rFonts w:ascii="Times New Roman" w:eastAsia="Times New Roman" w:hAnsi="Times New Roman" w:cs="Times New Roman"/>
        </w:rPr>
      </w:pPr>
      <w:r>
        <w:rPr>
          <w:rFonts w:ascii="Times New Roman" w:eastAsia="Times New Roman" w:hAnsi="Times New Roman" w:cs="Times New Roman"/>
        </w:rPr>
        <w:tab/>
      </w:r>
    </w:p>
    <w:p w:rsidR="008A162B" w:rsidRDefault="008A162B" w:rsidP="008A162B">
      <w:pPr>
        <w:pStyle w:val="a3"/>
        <w:ind w:left="2517"/>
        <w:jc w:val="both"/>
        <w:rPr>
          <w:rFonts w:ascii="Times New Roman" w:eastAsia="Times New Roman" w:hAnsi="Times New Roman" w:cs="Times New Roman"/>
        </w:rPr>
      </w:pPr>
      <w:r w:rsidRPr="008A162B">
        <w:rPr>
          <w:rFonts w:ascii="Times New Roman" w:eastAsia="Times New Roman" w:hAnsi="Times New Roman" w:cs="Times New Roman"/>
        </w:rPr>
        <w:tab/>
        <w:t>“</w:t>
      </w:r>
      <w:r w:rsidRPr="008A162B">
        <w:rPr>
          <w:rFonts w:ascii="Times New Roman" w:hAnsi="Times New Roman"/>
        </w:rPr>
        <w:t>Toda pessoa não alimentada ou mal alimentada está exposta à tuberculose. Acontecem</w:t>
      </w:r>
      <w:proofErr w:type="gramStart"/>
      <w:r w:rsidRPr="008A162B">
        <w:rPr>
          <w:rFonts w:ascii="Times New Roman" w:hAnsi="Times New Roman"/>
        </w:rPr>
        <w:t xml:space="preserve"> porém</w:t>
      </w:r>
      <w:proofErr w:type="gramEnd"/>
      <w:r w:rsidRPr="008A162B">
        <w:rPr>
          <w:rFonts w:ascii="Times New Roman" w:hAnsi="Times New Roman"/>
        </w:rPr>
        <w:t xml:space="preserve">, que, antes do século 20, parte de um chamada aristocracia não gostava de compartilhar com o povo suas naturais vocações e tendências, e certos antigos fidalgos, até, julgavam que saber ler e escrever era, também, como o comer, coisa vulgar e </w:t>
      </w:r>
      <w:proofErr w:type="spellStart"/>
      <w:r w:rsidRPr="008A162B">
        <w:rPr>
          <w:rFonts w:ascii="Times New Roman" w:hAnsi="Times New Roman"/>
        </w:rPr>
        <w:t>plebéia</w:t>
      </w:r>
      <w:proofErr w:type="spellEnd"/>
      <w:r w:rsidRPr="008A162B">
        <w:rPr>
          <w:rFonts w:ascii="Times New Roman" w:hAnsi="Times New Roman"/>
        </w:rPr>
        <w:t>! Mas os novos conhecimentos, especialmente, após a revolução francesa de 1789, que tomaram conta das antigas e modernas gerações, demonstraram, ao contrário do que os românticos fidalgos supunham, que a cultura é tão necessária à saúde e ao progresso do homem como o Sol à marcha da vida. Daí, o convívio cada vez maior com os ensinamentos da higiene, proporcionados pela difusão do livro, em todos os seus aspectos, a partir das conceituações políticas, econômicas, filosóficas, artísticas, etc. que caracterizavam cada vez mais, o mundo contemporâneo.”</w:t>
      </w:r>
    </w:p>
    <w:p w:rsidR="008A162B" w:rsidRPr="008A162B" w:rsidRDefault="008A162B" w:rsidP="008A162B">
      <w:pPr>
        <w:pStyle w:val="a3"/>
        <w:ind w:left="1440"/>
        <w:jc w:val="right"/>
        <w:rPr>
          <w:rFonts w:ascii="Times New Roman" w:eastAsia="Times New Roman" w:hAnsi="Times New Roman" w:cs="Times New Roman"/>
          <w:lang w:val="en-US"/>
        </w:rPr>
      </w:pPr>
      <w:r>
        <w:rPr>
          <w:rFonts w:ascii="Times New Roman" w:hAnsi="Times New Roman"/>
          <w:lang w:val="en-US"/>
        </w:rPr>
        <w:t>(Dickens</w:t>
      </w:r>
      <w:proofErr w:type="gramStart"/>
      <w:r>
        <w:rPr>
          <w:rFonts w:ascii="Times New Roman" w:hAnsi="Times New Roman"/>
          <w:lang w:val="en-US"/>
        </w:rPr>
        <w:t>,  1969</w:t>
      </w:r>
      <w:proofErr w:type="gramEnd"/>
      <w:r>
        <w:rPr>
          <w:rFonts w:ascii="Times New Roman" w:hAnsi="Times New Roman"/>
          <w:lang w:val="en-US"/>
        </w:rPr>
        <w:t xml:space="preserve">, p. 54-55 </w:t>
      </w:r>
      <w:proofErr w:type="spellStart"/>
      <w:r>
        <w:rPr>
          <w:rFonts w:ascii="Times New Roman" w:hAnsi="Times New Roman"/>
          <w:lang w:val="en-US"/>
        </w:rPr>
        <w:t>apud</w:t>
      </w:r>
      <w:proofErr w:type="spellEnd"/>
      <w:r>
        <w:rPr>
          <w:rFonts w:ascii="Times New Roman" w:hAnsi="Times New Roman"/>
          <w:lang w:val="en-US"/>
        </w:rPr>
        <w:t xml:space="preserve"> Milton, 2002, p.46)</w:t>
      </w:r>
    </w:p>
    <w:p w:rsidR="008A162B" w:rsidRPr="008A162B" w:rsidRDefault="008A162B" w:rsidP="008A162B">
      <w:pPr>
        <w:pStyle w:val="a3"/>
        <w:ind w:left="1440"/>
        <w:jc w:val="right"/>
        <w:rPr>
          <w:rFonts w:ascii="Times New Roman" w:eastAsia="Times New Roman" w:hAnsi="Times New Roman" w:cs="Times New Roman"/>
          <w:lang w:val="en-US"/>
        </w:rPr>
      </w:pPr>
    </w:p>
    <w:p w:rsidR="008A162B" w:rsidRDefault="008A162B" w:rsidP="008A162B">
      <w:pPr>
        <w:pStyle w:val="a3"/>
        <w:spacing w:line="360" w:lineRule="auto"/>
        <w:jc w:val="both"/>
        <w:rPr>
          <w:rFonts w:ascii="Times New Roman" w:eastAsia="Times New Roman" w:hAnsi="Times New Roman" w:cs="Times New Roman"/>
          <w:sz w:val="24"/>
          <w:szCs w:val="24"/>
        </w:rPr>
      </w:pPr>
      <w:r w:rsidRPr="008A162B">
        <w:rPr>
          <w:rFonts w:ascii="Times New Roman" w:hAnsi="Times New Roman"/>
          <w:sz w:val="24"/>
          <w:szCs w:val="24"/>
        </w:rPr>
        <w:t xml:space="preserve">Segundo, a nota alertando o perigo à saúde que o abuso de certos alimentos “aparentemente inofensivos” </w:t>
      </w:r>
      <w:proofErr w:type="gramStart"/>
      <w:r w:rsidRPr="008A162B">
        <w:rPr>
          <w:rFonts w:ascii="Times New Roman" w:hAnsi="Times New Roman"/>
          <w:sz w:val="24"/>
          <w:szCs w:val="24"/>
        </w:rPr>
        <w:t>podem</w:t>
      </w:r>
      <w:proofErr w:type="gramEnd"/>
      <w:r w:rsidRPr="008A162B">
        <w:rPr>
          <w:rFonts w:ascii="Times New Roman" w:hAnsi="Times New Roman"/>
          <w:sz w:val="24"/>
          <w:szCs w:val="24"/>
        </w:rPr>
        <w:t xml:space="preserve"> causar:</w:t>
      </w:r>
    </w:p>
    <w:p w:rsidR="008A162B" w:rsidRDefault="008A162B" w:rsidP="008A162B">
      <w:pPr>
        <w:pStyle w:val="a3"/>
        <w:ind w:left="2520"/>
        <w:jc w:val="both"/>
        <w:rPr>
          <w:rFonts w:ascii="Times New Roman" w:eastAsia="Times New Roman" w:hAnsi="Times New Roman" w:cs="Times New Roman"/>
          <w:sz w:val="24"/>
          <w:szCs w:val="24"/>
        </w:rPr>
      </w:pPr>
      <w:r w:rsidRPr="008A162B">
        <w:rPr>
          <w:rFonts w:ascii="Times New Roman" w:eastAsia="Times New Roman" w:hAnsi="Times New Roman" w:cs="Times New Roman"/>
          <w:sz w:val="24"/>
          <w:szCs w:val="24"/>
        </w:rPr>
        <w:tab/>
        <w:t>“</w:t>
      </w:r>
      <w:r w:rsidRPr="008A162B">
        <w:rPr>
          <w:rFonts w:ascii="Times New Roman" w:hAnsi="Times New Roman"/>
          <w:sz w:val="24"/>
          <w:szCs w:val="24"/>
        </w:rPr>
        <w:t xml:space="preserve">Polenta, do italiano </w:t>
      </w:r>
      <w:r w:rsidRPr="008A162B">
        <w:rPr>
          <w:rFonts w:ascii="Times New Roman" w:hAnsi="Times New Roman"/>
          <w:i/>
          <w:iCs/>
          <w:sz w:val="24"/>
          <w:szCs w:val="24"/>
        </w:rPr>
        <w:t xml:space="preserve">polenta </w:t>
      </w:r>
      <w:r w:rsidRPr="008A162B">
        <w:rPr>
          <w:rFonts w:ascii="Times New Roman" w:hAnsi="Times New Roman"/>
          <w:sz w:val="24"/>
          <w:szCs w:val="24"/>
        </w:rPr>
        <w:t xml:space="preserve">(do tema latino </w:t>
      </w:r>
      <w:proofErr w:type="spellStart"/>
      <w:r w:rsidRPr="008A162B">
        <w:rPr>
          <w:rFonts w:ascii="Times New Roman" w:hAnsi="Times New Roman"/>
          <w:i/>
          <w:iCs/>
          <w:sz w:val="24"/>
          <w:szCs w:val="24"/>
        </w:rPr>
        <w:t>pollen</w:t>
      </w:r>
      <w:proofErr w:type="spellEnd"/>
      <w:r w:rsidRPr="008A162B">
        <w:rPr>
          <w:rFonts w:ascii="Times New Roman" w:hAnsi="Times New Roman"/>
          <w:sz w:val="24"/>
          <w:szCs w:val="24"/>
        </w:rPr>
        <w:t>,</w:t>
      </w:r>
      <w:proofErr w:type="gramStart"/>
      <w:r w:rsidRPr="008A162B">
        <w:rPr>
          <w:rFonts w:ascii="Times New Roman" w:hAnsi="Times New Roman"/>
          <w:sz w:val="24"/>
          <w:szCs w:val="24"/>
        </w:rPr>
        <w:t xml:space="preserve">  </w:t>
      </w:r>
      <w:proofErr w:type="gramEnd"/>
      <w:r w:rsidRPr="008A162B">
        <w:rPr>
          <w:rFonts w:ascii="Times New Roman" w:hAnsi="Times New Roman"/>
          <w:sz w:val="24"/>
          <w:szCs w:val="24"/>
        </w:rPr>
        <w:t>flor de farinha), prato culinário feiro de farinha de milho, fubá, de grande uso em certos povos; o uso e abuso na ingestão de polenta provoca a pelagra, doença caracterizada pela ausência de vitaminas, especialmente as dos complexos de G e PP, com aparência de eritema (rubor concessivo da pele,) perturbações digestivas, nervosas e mentais”</w:t>
      </w:r>
    </w:p>
    <w:p w:rsidR="008A162B" w:rsidRPr="008A162B" w:rsidRDefault="008A162B" w:rsidP="008A162B">
      <w:pPr>
        <w:pStyle w:val="a3"/>
        <w:ind w:left="2520"/>
        <w:jc w:val="right"/>
        <w:rPr>
          <w:rFonts w:ascii="Times New Roman" w:eastAsia="Times New Roman" w:hAnsi="Times New Roman" w:cs="Times New Roman"/>
          <w:sz w:val="24"/>
          <w:szCs w:val="24"/>
          <w:lang w:val="en-US"/>
        </w:rPr>
      </w:pPr>
      <w:r>
        <w:rPr>
          <w:rFonts w:ascii="Times New Roman" w:hAnsi="Times New Roman"/>
          <w:sz w:val="24"/>
          <w:szCs w:val="24"/>
          <w:lang w:val="en-US"/>
        </w:rPr>
        <w:t xml:space="preserve">(Irving, p.35 </w:t>
      </w:r>
      <w:proofErr w:type="spellStart"/>
      <w:r>
        <w:rPr>
          <w:rFonts w:ascii="Times New Roman" w:hAnsi="Times New Roman"/>
          <w:sz w:val="24"/>
          <w:szCs w:val="24"/>
          <w:lang w:val="en-US"/>
        </w:rPr>
        <w:t>apud</w:t>
      </w:r>
      <w:proofErr w:type="spellEnd"/>
      <w:r>
        <w:rPr>
          <w:rFonts w:ascii="Times New Roman" w:hAnsi="Times New Roman"/>
          <w:sz w:val="24"/>
          <w:szCs w:val="24"/>
          <w:lang w:val="en-US"/>
        </w:rPr>
        <w:t xml:space="preserve"> Milton, 2002, p.46)</w:t>
      </w:r>
    </w:p>
    <w:p w:rsidR="008A162B" w:rsidRPr="008A162B" w:rsidRDefault="008A162B" w:rsidP="008A162B">
      <w:pPr>
        <w:pStyle w:val="a3"/>
        <w:jc w:val="both"/>
        <w:rPr>
          <w:rFonts w:ascii="Times New Roman" w:eastAsia="Times New Roman" w:hAnsi="Times New Roman" w:cs="Times New Roman"/>
          <w:sz w:val="24"/>
          <w:szCs w:val="24"/>
          <w:lang w:val="en-US"/>
        </w:rPr>
      </w:pPr>
    </w:p>
    <w:p w:rsidR="008A162B" w:rsidRDefault="008A162B" w:rsidP="008A162B">
      <w:pPr>
        <w:pStyle w:val="a3"/>
        <w:jc w:val="both"/>
        <w:rPr>
          <w:rFonts w:ascii="Times New Roman" w:eastAsia="Times New Roman" w:hAnsi="Times New Roman" w:cs="Times New Roman"/>
          <w:sz w:val="24"/>
          <w:szCs w:val="24"/>
        </w:rPr>
      </w:pPr>
      <w:r w:rsidRPr="008A162B">
        <w:rPr>
          <w:rFonts w:ascii="Times New Roman" w:hAnsi="Times New Roman"/>
          <w:sz w:val="24"/>
          <w:szCs w:val="24"/>
        </w:rPr>
        <w:t xml:space="preserve">Seguido pela nota que ‘reafirmava’ o malefício do álcool, tentando “corrigir a impressão” que os leitores poderiam ter tido de que o álcool tinha alguns benefícios: </w:t>
      </w:r>
    </w:p>
    <w:p w:rsidR="008A162B" w:rsidRDefault="008A162B" w:rsidP="008A162B">
      <w:pPr>
        <w:pStyle w:val="a3"/>
        <w:ind w:left="25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8A162B" w:rsidRDefault="008A162B" w:rsidP="008A162B">
      <w:pPr>
        <w:pStyle w:val="a3"/>
        <w:ind w:left="2520"/>
        <w:jc w:val="both"/>
        <w:rPr>
          <w:rFonts w:ascii="Times New Roman" w:eastAsia="Times New Roman" w:hAnsi="Times New Roman" w:cs="Times New Roman"/>
        </w:rPr>
      </w:pPr>
      <w:r>
        <w:rPr>
          <w:rFonts w:ascii="Times New Roman" w:eastAsia="Times New Roman" w:hAnsi="Times New Roman" w:cs="Times New Roman"/>
          <w:sz w:val="24"/>
          <w:szCs w:val="24"/>
        </w:rPr>
        <w:tab/>
      </w:r>
      <w:r w:rsidRPr="008A162B">
        <w:rPr>
          <w:rFonts w:ascii="Times New Roman" w:hAnsi="Times New Roman"/>
        </w:rPr>
        <w:t xml:space="preserve">“O valor energético que o xerez produz no organismo humano, como no caso citado por Dickens, é devido à queima que as bebidas alcoólicas efetuam no organismo humano à custa do complexo vitamínico B e de </w:t>
      </w:r>
      <w:proofErr w:type="spellStart"/>
      <w:r w:rsidRPr="008A162B">
        <w:rPr>
          <w:rFonts w:ascii="Times New Roman" w:hAnsi="Times New Roman"/>
        </w:rPr>
        <w:t>tôdas</w:t>
      </w:r>
      <w:proofErr w:type="spellEnd"/>
      <w:r w:rsidRPr="008A162B">
        <w:rPr>
          <w:rFonts w:ascii="Times New Roman" w:hAnsi="Times New Roman"/>
        </w:rPr>
        <w:t xml:space="preserve"> as outras vitaminas […] o uso e abuso das bebidas alcóolicas são responsáveis pelas faixas patológicas que atingem a nossa saúde, principalmente, nos quadros clínicos das estomatites, gastrites, colites, hepatites, </w:t>
      </w:r>
      <w:proofErr w:type="spellStart"/>
      <w:r w:rsidRPr="008A162B">
        <w:rPr>
          <w:rFonts w:ascii="Times New Roman" w:hAnsi="Times New Roman"/>
        </w:rPr>
        <w:t>polinevrites</w:t>
      </w:r>
      <w:proofErr w:type="spellEnd"/>
      <w:r w:rsidRPr="008A162B">
        <w:rPr>
          <w:rFonts w:ascii="Times New Roman" w:hAnsi="Times New Roman"/>
        </w:rPr>
        <w:t>, delirium-</w:t>
      </w:r>
      <w:proofErr w:type="spellStart"/>
      <w:r w:rsidRPr="008A162B">
        <w:rPr>
          <w:rFonts w:ascii="Times New Roman" w:hAnsi="Times New Roman"/>
        </w:rPr>
        <w:t>tremens</w:t>
      </w:r>
      <w:proofErr w:type="spellEnd"/>
      <w:r w:rsidRPr="008A162B">
        <w:rPr>
          <w:rFonts w:ascii="Times New Roman" w:hAnsi="Times New Roman"/>
        </w:rPr>
        <w:t>, alucinações […]</w:t>
      </w:r>
      <w:proofErr w:type="gramStart"/>
      <w:r w:rsidRPr="008A162B">
        <w:rPr>
          <w:rFonts w:ascii="Times New Roman" w:hAnsi="Times New Roman"/>
        </w:rPr>
        <w:t>”</w:t>
      </w:r>
      <w:proofErr w:type="gramEnd"/>
    </w:p>
    <w:p w:rsidR="008A162B" w:rsidRPr="008A162B" w:rsidRDefault="008A162B" w:rsidP="008A162B">
      <w:pPr>
        <w:pStyle w:val="a3"/>
        <w:ind w:left="2520"/>
        <w:jc w:val="right"/>
        <w:rPr>
          <w:rFonts w:ascii="Times New Roman" w:eastAsia="Times New Roman" w:hAnsi="Times New Roman" w:cs="Times New Roman"/>
          <w:lang w:val="en-US"/>
        </w:rPr>
      </w:pPr>
      <w:r>
        <w:rPr>
          <w:rFonts w:ascii="Times New Roman" w:hAnsi="Times New Roman"/>
          <w:lang w:val="en-US"/>
        </w:rPr>
        <w:t xml:space="preserve">(Dickens, 1969, p.57 </w:t>
      </w:r>
      <w:proofErr w:type="spellStart"/>
      <w:r>
        <w:rPr>
          <w:rFonts w:ascii="Times New Roman" w:hAnsi="Times New Roman"/>
          <w:lang w:val="en-US"/>
        </w:rPr>
        <w:t>apud</w:t>
      </w:r>
      <w:proofErr w:type="spellEnd"/>
      <w:r>
        <w:rPr>
          <w:rFonts w:ascii="Times New Roman" w:hAnsi="Times New Roman"/>
          <w:lang w:val="en-US"/>
        </w:rPr>
        <w:t xml:space="preserve"> Milton, 2002, p.47)</w:t>
      </w:r>
    </w:p>
    <w:p w:rsidR="008A162B" w:rsidRPr="008A162B" w:rsidRDefault="008A162B" w:rsidP="00840A45">
      <w:pPr>
        <w:spacing w:after="0" w:line="360" w:lineRule="auto"/>
        <w:ind w:firstLine="708"/>
        <w:jc w:val="both"/>
        <w:rPr>
          <w:rFonts w:ascii="Times New Roman" w:hAnsi="Times New Roman" w:cs="Times New Roman"/>
          <w:sz w:val="24"/>
          <w:szCs w:val="24"/>
        </w:rPr>
      </w:pPr>
    </w:p>
    <w:p w:rsidR="002E2D0C" w:rsidRDefault="00F30333" w:rsidP="00840A45">
      <w:pPr>
        <w:spacing w:after="0" w:line="360" w:lineRule="auto"/>
        <w:ind w:firstLine="708"/>
        <w:jc w:val="both"/>
        <w:rPr>
          <w:rFonts w:ascii="Times New Roman" w:hAnsi="Times New Roman" w:cs="Times New Roman"/>
          <w:sz w:val="24"/>
          <w:szCs w:val="24"/>
          <w:lang w:val="pt-BR"/>
        </w:rPr>
      </w:pPr>
      <w:r>
        <w:rPr>
          <w:rFonts w:ascii="Times New Roman" w:hAnsi="Times New Roman" w:cs="Times New Roman"/>
          <w:sz w:val="24"/>
          <w:szCs w:val="24"/>
          <w:lang w:val="pt-BR"/>
        </w:rPr>
        <w:t>Mantendo sua visão paternalista de “educar” o público leitor brasileiro, além das notas de rodapé explicativas e de caráter sugestivo</w:t>
      </w:r>
      <w:r w:rsidR="00651337">
        <w:rPr>
          <w:rFonts w:ascii="Times New Roman" w:hAnsi="Times New Roman" w:cs="Times New Roman"/>
          <w:sz w:val="24"/>
          <w:szCs w:val="24"/>
          <w:lang w:val="pt-BR"/>
        </w:rPr>
        <w:t>,</w:t>
      </w:r>
      <w:r>
        <w:rPr>
          <w:rFonts w:ascii="Times New Roman" w:hAnsi="Times New Roman" w:cs="Times New Roman"/>
          <w:sz w:val="24"/>
          <w:szCs w:val="24"/>
          <w:lang w:val="pt-BR"/>
        </w:rPr>
        <w:t xml:space="preserve"> o Clube do Livro sustentava sua missão também pela interferência na própria linguagem. Uma vez que grande parte das </w:t>
      </w:r>
      <w:r>
        <w:rPr>
          <w:rFonts w:ascii="Times New Roman" w:hAnsi="Times New Roman" w:cs="Times New Roman"/>
          <w:sz w:val="24"/>
          <w:szCs w:val="24"/>
          <w:lang w:val="pt-BR"/>
        </w:rPr>
        <w:lastRenderedPageBreak/>
        <w:t xml:space="preserve">obras lançadas pelo Clube era estrangeira, </w:t>
      </w:r>
      <w:r w:rsidR="00AC7AC8">
        <w:rPr>
          <w:rFonts w:ascii="Times New Roman" w:hAnsi="Times New Roman" w:cs="Times New Roman"/>
          <w:sz w:val="24"/>
          <w:szCs w:val="24"/>
          <w:lang w:val="pt-BR"/>
        </w:rPr>
        <w:t xml:space="preserve">sua ideologia se mostrava nas traduções – mais especificamente na tradução de </w:t>
      </w:r>
      <w:r w:rsidR="008A162B">
        <w:rPr>
          <w:rFonts w:ascii="Times New Roman" w:hAnsi="Times New Roman" w:cs="Times New Roman"/>
          <w:sz w:val="24"/>
          <w:szCs w:val="24"/>
          <w:lang w:val="pt-BR"/>
        </w:rPr>
        <w:t>dialetos e</w:t>
      </w:r>
      <w:r w:rsidR="00AC7AC8">
        <w:rPr>
          <w:rFonts w:ascii="Times New Roman" w:hAnsi="Times New Roman" w:cs="Times New Roman"/>
          <w:sz w:val="24"/>
          <w:szCs w:val="24"/>
          <w:lang w:val="pt-BR"/>
        </w:rPr>
        <w:t xml:space="preserve"> gírias.</w:t>
      </w:r>
    </w:p>
    <w:p w:rsidR="002E2D0C" w:rsidRDefault="00AC7AC8" w:rsidP="002E2D0C">
      <w:pPr>
        <w:spacing w:after="0" w:line="360" w:lineRule="auto"/>
        <w:ind w:firstLine="709"/>
        <w:jc w:val="both"/>
        <w:rPr>
          <w:rFonts w:ascii="Times New Roman" w:hAnsi="Times New Roman" w:cs="Times New Roman"/>
          <w:sz w:val="24"/>
          <w:szCs w:val="24"/>
          <w:lang w:val="pt-BR"/>
        </w:rPr>
      </w:pPr>
      <w:r>
        <w:rPr>
          <w:rFonts w:ascii="Times New Roman" w:hAnsi="Times New Roman" w:cs="Times New Roman"/>
          <w:sz w:val="24"/>
          <w:szCs w:val="24"/>
          <w:lang w:val="pt-BR"/>
        </w:rPr>
        <w:t>Se considerada um caminho sem saída</w:t>
      </w:r>
      <w:r w:rsidR="003F4DD3">
        <w:rPr>
          <w:rFonts w:ascii="Times New Roman" w:hAnsi="Times New Roman" w:cs="Times New Roman"/>
          <w:sz w:val="24"/>
          <w:szCs w:val="24"/>
          <w:lang w:val="pt-BR"/>
        </w:rPr>
        <w:t xml:space="preserve">, </w:t>
      </w:r>
      <w:r>
        <w:rPr>
          <w:rFonts w:ascii="Times New Roman" w:hAnsi="Times New Roman" w:cs="Times New Roman"/>
          <w:sz w:val="24"/>
          <w:szCs w:val="24"/>
          <w:lang w:val="pt-BR"/>
        </w:rPr>
        <w:t xml:space="preserve">no qual é impossível evitar perdas, a </w:t>
      </w:r>
      <w:r w:rsidR="003F4DD3">
        <w:rPr>
          <w:rFonts w:ascii="Times New Roman" w:hAnsi="Times New Roman" w:cs="Times New Roman"/>
          <w:sz w:val="24"/>
          <w:szCs w:val="24"/>
          <w:lang w:val="pt-BR"/>
        </w:rPr>
        <w:t>tradução era usad</w:t>
      </w:r>
      <w:r w:rsidR="00651337">
        <w:rPr>
          <w:rFonts w:ascii="Times New Roman" w:hAnsi="Times New Roman" w:cs="Times New Roman"/>
          <w:sz w:val="24"/>
          <w:szCs w:val="24"/>
          <w:lang w:val="pt-BR"/>
        </w:rPr>
        <w:t>a pelo Clube como aliada de sua filosofia</w:t>
      </w:r>
      <w:r w:rsidR="003F4DD3">
        <w:rPr>
          <w:rFonts w:ascii="Times New Roman" w:hAnsi="Times New Roman" w:cs="Times New Roman"/>
          <w:sz w:val="24"/>
          <w:szCs w:val="24"/>
          <w:lang w:val="pt-BR"/>
        </w:rPr>
        <w:t>, homogeneizando a linguagem original. Dialetos e gírias considerados “baixos” e de pouco prestígio eram ignorados e transformados na linguagem usada por brasileiros de classe média.</w:t>
      </w:r>
    </w:p>
    <w:p w:rsidR="002E2D0C" w:rsidRDefault="00651337" w:rsidP="002E2D0C">
      <w:pPr>
        <w:spacing w:after="0" w:line="360" w:lineRule="auto"/>
        <w:ind w:firstLine="709"/>
        <w:jc w:val="both"/>
        <w:rPr>
          <w:rFonts w:ascii="Times New Roman" w:hAnsi="Times New Roman" w:cs="Times New Roman"/>
          <w:sz w:val="24"/>
          <w:szCs w:val="24"/>
          <w:lang w:val="pt-BR"/>
        </w:rPr>
      </w:pPr>
      <w:r>
        <w:rPr>
          <w:rFonts w:ascii="Times New Roman" w:hAnsi="Times New Roman" w:cs="Times New Roman"/>
          <w:sz w:val="24"/>
          <w:szCs w:val="24"/>
          <w:lang w:val="pt-BR"/>
        </w:rPr>
        <w:t>Milton (2002)</w:t>
      </w:r>
      <w:r w:rsidR="003F4DD3">
        <w:rPr>
          <w:rFonts w:ascii="Times New Roman" w:hAnsi="Times New Roman" w:cs="Times New Roman"/>
          <w:sz w:val="24"/>
          <w:szCs w:val="24"/>
          <w:lang w:val="pt-BR"/>
        </w:rPr>
        <w:t xml:space="preserve"> cita </w:t>
      </w:r>
      <w:r>
        <w:rPr>
          <w:rFonts w:ascii="Times New Roman" w:hAnsi="Times New Roman" w:cs="Times New Roman"/>
          <w:sz w:val="24"/>
          <w:szCs w:val="24"/>
          <w:lang w:val="pt-BR"/>
        </w:rPr>
        <w:t xml:space="preserve">como exemplo dessa prática </w:t>
      </w:r>
      <w:r w:rsidR="003F4DD3">
        <w:rPr>
          <w:rFonts w:ascii="Times New Roman" w:hAnsi="Times New Roman" w:cs="Times New Roman"/>
          <w:sz w:val="24"/>
          <w:szCs w:val="24"/>
          <w:lang w:val="pt-BR"/>
        </w:rPr>
        <w:t xml:space="preserve">três traduções de </w:t>
      </w:r>
      <w:r w:rsidR="003F4DD3" w:rsidRPr="003F4DD3">
        <w:rPr>
          <w:rFonts w:ascii="Times New Roman" w:hAnsi="Times New Roman" w:cs="Times New Roman"/>
          <w:i/>
          <w:sz w:val="24"/>
          <w:szCs w:val="24"/>
          <w:lang w:val="pt-BR"/>
        </w:rPr>
        <w:t>Huckberry Finn</w:t>
      </w:r>
      <w:r w:rsidR="003F4DD3">
        <w:rPr>
          <w:rFonts w:ascii="Times New Roman" w:hAnsi="Times New Roman" w:cs="Times New Roman"/>
          <w:sz w:val="24"/>
          <w:szCs w:val="24"/>
          <w:lang w:val="pt-BR"/>
        </w:rPr>
        <w:t>, inclusive a feita pelo Clube do Livro, em que o inglês sulista de Jim é traduzido para o português culto padrão,</w:t>
      </w:r>
      <w:r w:rsidR="003F4DD3" w:rsidRPr="003F4DD3">
        <w:rPr>
          <w:rFonts w:ascii="Times New Roman" w:hAnsi="Times New Roman" w:cs="Times New Roman"/>
          <w:sz w:val="24"/>
          <w:szCs w:val="24"/>
          <w:lang w:val="pt-BR"/>
        </w:rPr>
        <w:t xml:space="preserve"> </w:t>
      </w:r>
      <w:r w:rsidR="003F4DD3">
        <w:rPr>
          <w:rFonts w:ascii="Times New Roman" w:hAnsi="Times New Roman" w:cs="Times New Roman"/>
          <w:sz w:val="24"/>
          <w:szCs w:val="24"/>
          <w:lang w:val="pt-BR"/>
        </w:rPr>
        <w:t>“melhorado”</w:t>
      </w:r>
      <w:r w:rsidR="000712FC">
        <w:rPr>
          <w:rFonts w:ascii="Times New Roman" w:hAnsi="Times New Roman" w:cs="Times New Roman"/>
          <w:sz w:val="24"/>
          <w:szCs w:val="24"/>
          <w:lang w:val="pt-BR"/>
        </w:rPr>
        <w:t>;</w:t>
      </w:r>
      <w:r w:rsidR="003F4DD3">
        <w:rPr>
          <w:rFonts w:ascii="Times New Roman" w:hAnsi="Times New Roman" w:cs="Times New Roman"/>
          <w:sz w:val="24"/>
          <w:szCs w:val="24"/>
          <w:lang w:val="pt-BR"/>
        </w:rPr>
        <w:t xml:space="preserve"> mas além de Twain, </w:t>
      </w:r>
      <w:r>
        <w:rPr>
          <w:rFonts w:ascii="Times New Roman" w:hAnsi="Times New Roman" w:cs="Times New Roman"/>
          <w:sz w:val="24"/>
          <w:szCs w:val="24"/>
          <w:lang w:val="pt-BR"/>
        </w:rPr>
        <w:t>amostras</w:t>
      </w:r>
      <w:r w:rsidR="003F4DD3">
        <w:rPr>
          <w:rFonts w:ascii="Times New Roman" w:hAnsi="Times New Roman" w:cs="Times New Roman"/>
          <w:sz w:val="24"/>
          <w:szCs w:val="24"/>
          <w:lang w:val="pt-BR"/>
        </w:rPr>
        <w:t xml:space="preserve"> não faltam: o mesmo inglês sulista, usado </w:t>
      </w:r>
      <w:r>
        <w:rPr>
          <w:rFonts w:ascii="Times New Roman" w:hAnsi="Times New Roman" w:cs="Times New Roman"/>
          <w:sz w:val="24"/>
          <w:szCs w:val="24"/>
          <w:lang w:val="pt-BR"/>
        </w:rPr>
        <w:t xml:space="preserve">agora </w:t>
      </w:r>
      <w:r w:rsidR="003F4DD3">
        <w:rPr>
          <w:rFonts w:ascii="Times New Roman" w:hAnsi="Times New Roman" w:cs="Times New Roman"/>
          <w:sz w:val="24"/>
          <w:szCs w:val="24"/>
          <w:lang w:val="pt-BR"/>
        </w:rPr>
        <w:t>pelas personagens de Faulker; o cockney de Dickens; o Yorkshire de Joseph; e mesmo Zola</w:t>
      </w:r>
      <w:r>
        <w:rPr>
          <w:rFonts w:ascii="Times New Roman" w:hAnsi="Times New Roman" w:cs="Times New Roman"/>
          <w:sz w:val="24"/>
          <w:szCs w:val="24"/>
          <w:lang w:val="pt-BR"/>
        </w:rPr>
        <w:t>, todos</w:t>
      </w:r>
      <w:r w:rsidR="004B5B0A">
        <w:rPr>
          <w:rFonts w:ascii="Times New Roman" w:hAnsi="Times New Roman" w:cs="Times New Roman"/>
          <w:sz w:val="24"/>
          <w:szCs w:val="24"/>
          <w:lang w:val="pt-BR"/>
        </w:rPr>
        <w:t xml:space="preserve"> são apagados e sofrem “elevação” de registro.</w:t>
      </w:r>
    </w:p>
    <w:p w:rsidR="002E2D0C" w:rsidRDefault="00651337" w:rsidP="002E2D0C">
      <w:pPr>
        <w:spacing w:after="0" w:line="360" w:lineRule="auto"/>
        <w:ind w:firstLine="709"/>
        <w:jc w:val="both"/>
        <w:rPr>
          <w:rFonts w:ascii="Times New Roman" w:hAnsi="Times New Roman" w:cs="Times New Roman"/>
          <w:sz w:val="24"/>
          <w:szCs w:val="24"/>
          <w:lang w:val="pt-BR"/>
        </w:rPr>
      </w:pPr>
      <w:r>
        <w:rPr>
          <w:rFonts w:ascii="Times New Roman" w:hAnsi="Times New Roman" w:cs="Times New Roman"/>
          <w:sz w:val="24"/>
          <w:szCs w:val="24"/>
          <w:lang w:val="pt-BR"/>
        </w:rPr>
        <w:t>Segundo o autor, entre os motivos</w:t>
      </w:r>
      <w:r w:rsidR="000712FC">
        <w:rPr>
          <w:rFonts w:ascii="Times New Roman" w:hAnsi="Times New Roman" w:cs="Times New Roman"/>
          <w:sz w:val="24"/>
          <w:szCs w:val="24"/>
          <w:lang w:val="pt-BR"/>
        </w:rPr>
        <w:t xml:space="preserve"> para esse fenômeno estão (a) a razão essencialista, com a descaracterização do dialeto, importando </w:t>
      </w:r>
      <w:r w:rsidR="000712FC">
        <w:rPr>
          <w:rFonts w:ascii="Times New Roman" w:hAnsi="Times New Roman" w:cs="Times New Roman"/>
          <w:i/>
          <w:sz w:val="24"/>
          <w:szCs w:val="24"/>
          <w:lang w:val="pt-BR"/>
        </w:rPr>
        <w:t>o que</w:t>
      </w:r>
      <w:r w:rsidR="000712FC">
        <w:rPr>
          <w:rFonts w:ascii="Times New Roman" w:hAnsi="Times New Roman" w:cs="Times New Roman"/>
          <w:sz w:val="24"/>
          <w:szCs w:val="24"/>
          <w:lang w:val="pt-BR"/>
        </w:rPr>
        <w:t xml:space="preserve"> é dito, não </w:t>
      </w:r>
      <w:r w:rsidR="000712FC">
        <w:rPr>
          <w:rFonts w:ascii="Times New Roman" w:hAnsi="Times New Roman" w:cs="Times New Roman"/>
          <w:i/>
          <w:sz w:val="24"/>
          <w:szCs w:val="24"/>
          <w:lang w:val="pt-BR"/>
        </w:rPr>
        <w:t>como</w:t>
      </w:r>
      <w:r w:rsidR="000712FC">
        <w:rPr>
          <w:rFonts w:ascii="Times New Roman" w:hAnsi="Times New Roman" w:cs="Times New Roman"/>
          <w:sz w:val="24"/>
          <w:szCs w:val="24"/>
          <w:lang w:val="pt-BR"/>
        </w:rPr>
        <w:t xml:space="preserve"> se diz; e (b) a visão das gírias como erradas, algo que não deveria “manchar” um romance clássico – o que explicita a política do Clube, na qual quanto menor o uso de gírias, melhor será o autor</w:t>
      </w:r>
      <w:r>
        <w:rPr>
          <w:rFonts w:ascii="Times New Roman" w:hAnsi="Times New Roman" w:cs="Times New Roman"/>
          <w:sz w:val="24"/>
          <w:szCs w:val="24"/>
          <w:lang w:val="pt-BR"/>
        </w:rPr>
        <w:t>, logo, “mais adequado” a seus princípios</w:t>
      </w:r>
      <w:r w:rsidR="000712FC">
        <w:rPr>
          <w:rFonts w:ascii="Times New Roman" w:hAnsi="Times New Roman" w:cs="Times New Roman"/>
          <w:sz w:val="24"/>
          <w:szCs w:val="24"/>
          <w:lang w:val="pt-BR"/>
        </w:rPr>
        <w:t>. Nesse ponto, John Milton (2002) cita razões especificamente brasileiras para essa eliminação de variantes na tradução, como a</w:t>
      </w:r>
      <w:commentRangeStart w:id="7"/>
      <w:r w:rsidR="000712FC">
        <w:rPr>
          <w:rFonts w:ascii="Times New Roman" w:hAnsi="Times New Roman" w:cs="Times New Roman"/>
          <w:sz w:val="24"/>
          <w:szCs w:val="24"/>
          <w:lang w:val="pt-BR"/>
        </w:rPr>
        <w:t xml:space="preserve"> ressaca </w:t>
      </w:r>
      <w:commentRangeEnd w:id="7"/>
      <w:r w:rsidR="00766188">
        <w:rPr>
          <w:rStyle w:val="Refdecomentrio"/>
        </w:rPr>
        <w:commentReference w:id="7"/>
      </w:r>
      <w:r w:rsidR="000712FC">
        <w:rPr>
          <w:rFonts w:ascii="Times New Roman" w:hAnsi="Times New Roman" w:cs="Times New Roman"/>
          <w:sz w:val="24"/>
          <w:szCs w:val="24"/>
          <w:lang w:val="pt-BR"/>
        </w:rPr>
        <w:t>provocada pelo domínio francês sobre a cultura brasileira (p. 57)</w:t>
      </w:r>
      <w:r w:rsidR="004955E6">
        <w:rPr>
          <w:rFonts w:ascii="Times New Roman" w:hAnsi="Times New Roman" w:cs="Times New Roman"/>
          <w:sz w:val="24"/>
          <w:szCs w:val="24"/>
          <w:lang w:val="pt-BR"/>
        </w:rPr>
        <w:t>, em que o autor deveria preservar o bom gosto, e o desenvolvimento tardio dos estudos sobre dialetos e formas que se desviassem no padrão normatizado, além da visão conservadora da classe média predominante.</w:t>
      </w:r>
    </w:p>
    <w:p w:rsidR="002E2D0C" w:rsidRDefault="004955E6" w:rsidP="002E2D0C">
      <w:pPr>
        <w:spacing w:after="0" w:line="360" w:lineRule="auto"/>
        <w:ind w:firstLine="709"/>
        <w:jc w:val="both"/>
        <w:rPr>
          <w:rFonts w:ascii="Times New Roman" w:hAnsi="Times New Roman" w:cs="Times New Roman"/>
          <w:sz w:val="24"/>
          <w:szCs w:val="24"/>
          <w:lang w:val="pt-BR"/>
        </w:rPr>
      </w:pPr>
      <w:r>
        <w:rPr>
          <w:rFonts w:ascii="Times New Roman" w:hAnsi="Times New Roman" w:cs="Times New Roman"/>
          <w:sz w:val="24"/>
          <w:szCs w:val="24"/>
          <w:lang w:val="pt-BR"/>
        </w:rPr>
        <w:t>Usados muitas vezes com intenções educativas, “quase aula didática” (WORDEN apud MILTON, 2002) – como a literatura voltada para público infa</w:t>
      </w:r>
      <w:r w:rsidR="00601F22">
        <w:rPr>
          <w:rFonts w:ascii="Times New Roman" w:hAnsi="Times New Roman" w:cs="Times New Roman"/>
          <w:sz w:val="24"/>
          <w:szCs w:val="24"/>
          <w:lang w:val="pt-BR"/>
        </w:rPr>
        <w:t>n</w:t>
      </w:r>
      <w:r>
        <w:rPr>
          <w:rFonts w:ascii="Times New Roman" w:hAnsi="Times New Roman" w:cs="Times New Roman"/>
          <w:sz w:val="24"/>
          <w:szCs w:val="24"/>
          <w:lang w:val="pt-BR"/>
        </w:rPr>
        <w:t>to-juvenil em Israel, na Irlanda e na China – clássicos receberam do Clube do Livro tratamento homogeneizador, adquirindo, além dos traços paternalistas, caráter político, como as traduções da Alemanha Oriental</w:t>
      </w:r>
      <w:r w:rsidR="009921BF">
        <w:rPr>
          <w:rFonts w:ascii="Times New Roman" w:hAnsi="Times New Roman" w:cs="Times New Roman"/>
          <w:sz w:val="24"/>
          <w:szCs w:val="24"/>
          <w:lang w:val="pt-BR"/>
        </w:rPr>
        <w:t xml:space="preserve"> de obras da África e da Índia.</w:t>
      </w:r>
    </w:p>
    <w:p w:rsidR="002E2D0C" w:rsidRDefault="002E2D0C" w:rsidP="002E2D0C">
      <w:pPr>
        <w:spacing w:after="0" w:line="360" w:lineRule="auto"/>
        <w:ind w:firstLine="709"/>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Considerando a tradução como um todo, </w:t>
      </w:r>
      <w:r w:rsidR="009921BF">
        <w:rPr>
          <w:rFonts w:ascii="Times New Roman" w:hAnsi="Times New Roman" w:cs="Times New Roman"/>
          <w:sz w:val="24"/>
          <w:szCs w:val="24"/>
          <w:lang w:val="pt-BR"/>
        </w:rPr>
        <w:t xml:space="preserve">Milton </w:t>
      </w:r>
      <w:r w:rsidR="00774003">
        <w:rPr>
          <w:rFonts w:ascii="Times New Roman" w:hAnsi="Times New Roman" w:cs="Times New Roman"/>
          <w:sz w:val="24"/>
          <w:szCs w:val="24"/>
          <w:lang w:val="pt-BR"/>
        </w:rPr>
        <w:t xml:space="preserve">(2002) </w:t>
      </w:r>
      <w:r w:rsidR="009921BF">
        <w:rPr>
          <w:rFonts w:ascii="Times New Roman" w:hAnsi="Times New Roman" w:cs="Times New Roman"/>
          <w:sz w:val="24"/>
          <w:szCs w:val="24"/>
          <w:lang w:val="pt-BR"/>
        </w:rPr>
        <w:t>procura explicar o fato</w:t>
      </w:r>
      <w:r w:rsidR="00774003">
        <w:rPr>
          <w:rFonts w:ascii="Times New Roman" w:hAnsi="Times New Roman" w:cs="Times New Roman"/>
          <w:sz w:val="24"/>
          <w:szCs w:val="24"/>
          <w:lang w:val="pt-BR"/>
        </w:rPr>
        <w:t xml:space="preserve"> associando-o a normas culturais e ao mercado editorial brasileiro. Se na Alemanha espera-se que os tradutores encontrem dialetos “equivalentes”, no Brasil eles correm o risco de não terem seus trabalhos aceitos, uma vez que, na maioria das vezes, além de não disporem de espaço para explicar suas opções por esse ou aquele termo, têm seu trabalho pago por página, o que inibe uma possível busca por inovações – contrapondo-se às traduções premiadas –</w:t>
      </w:r>
      <w:r w:rsidR="00774003">
        <w:rPr>
          <w:rFonts w:ascii="Times New Roman" w:hAnsi="Times New Roman" w:cs="Times New Roman"/>
          <w:sz w:val="24"/>
          <w:szCs w:val="24"/>
          <w:lang w:val="pt-BR"/>
        </w:rPr>
        <w:softHyphen/>
        <w:t xml:space="preserve"> normalmente feitas em condições acadêmicas e/ou não </w:t>
      </w:r>
      <w:r w:rsidR="00774003">
        <w:rPr>
          <w:rFonts w:ascii="Times New Roman" w:hAnsi="Times New Roman" w:cs="Times New Roman"/>
          <w:sz w:val="24"/>
          <w:szCs w:val="24"/>
          <w:lang w:val="pt-BR"/>
        </w:rPr>
        <w:lastRenderedPageBreak/>
        <w:t>comerciais, propícias, assim, a manterem traços estilísticos presentes nas obras originais.</w:t>
      </w:r>
    </w:p>
    <w:p w:rsidR="00774003" w:rsidRDefault="00774003" w:rsidP="002E2D0C">
      <w:pPr>
        <w:spacing w:after="0" w:line="360" w:lineRule="auto"/>
        <w:ind w:firstLine="709"/>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O autor termina o trecho comparando a tradução de romances em “regime comercial” à tradução de poesia ou do drama: estas raramente são produzidas </w:t>
      </w:r>
      <w:r w:rsidR="002E2D0C">
        <w:rPr>
          <w:rFonts w:ascii="Times New Roman" w:hAnsi="Times New Roman" w:cs="Times New Roman"/>
          <w:sz w:val="24"/>
          <w:szCs w:val="24"/>
          <w:lang w:val="pt-BR"/>
        </w:rPr>
        <w:t>em busca de recompensa financeira, enquanto aquelas, pela desproporção entre a quantidade de páginas e a remuneração envolvida, des</w:t>
      </w:r>
      <w:ins w:id="8" w:author="ufflch" w:date="2017-05-16T17:10:00Z">
        <w:r w:rsidR="00766188">
          <w:rPr>
            <w:rFonts w:ascii="Times New Roman" w:hAnsi="Times New Roman" w:cs="Times New Roman"/>
            <w:sz w:val="24"/>
            <w:szCs w:val="24"/>
            <w:lang w:val="pt-BR"/>
          </w:rPr>
          <w:t>e</w:t>
        </w:r>
      </w:ins>
      <w:del w:id="9" w:author="ufflch" w:date="2017-05-16T17:10:00Z">
        <w:r w:rsidR="002E2D0C" w:rsidDel="00766188">
          <w:rPr>
            <w:rFonts w:ascii="Times New Roman" w:hAnsi="Times New Roman" w:cs="Times New Roman"/>
            <w:sz w:val="24"/>
            <w:szCs w:val="24"/>
            <w:lang w:val="pt-BR"/>
          </w:rPr>
          <w:delText>i</w:delText>
        </w:r>
      </w:del>
      <w:r w:rsidR="002E2D0C">
        <w:rPr>
          <w:rFonts w:ascii="Times New Roman" w:hAnsi="Times New Roman" w:cs="Times New Roman"/>
          <w:sz w:val="24"/>
          <w:szCs w:val="24"/>
          <w:lang w:val="pt-BR"/>
        </w:rPr>
        <w:t>stimula o tradutor, que procura o “caminho mais fácil” (MILTON, 2002, p. 62), adaptando dialetos ao padrão</w:t>
      </w:r>
      <w:r w:rsidR="00601F22">
        <w:rPr>
          <w:rFonts w:ascii="Times New Roman" w:hAnsi="Times New Roman" w:cs="Times New Roman"/>
          <w:sz w:val="24"/>
          <w:szCs w:val="24"/>
          <w:lang w:val="pt-BR"/>
        </w:rPr>
        <w:t xml:space="preserve"> e eliminando gírias</w:t>
      </w:r>
      <w:r w:rsidR="002E2D0C">
        <w:rPr>
          <w:rFonts w:ascii="Times New Roman" w:hAnsi="Times New Roman" w:cs="Times New Roman"/>
          <w:sz w:val="24"/>
          <w:szCs w:val="24"/>
          <w:lang w:val="pt-BR"/>
        </w:rPr>
        <w:t>.</w:t>
      </w:r>
    </w:p>
    <w:p w:rsidR="002E2D0C" w:rsidRDefault="002E2D0C"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40A45" w:rsidRDefault="00840A45" w:rsidP="002E2D0C">
      <w:pPr>
        <w:spacing w:after="0" w:line="360" w:lineRule="auto"/>
        <w:ind w:firstLine="709"/>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8A162B" w:rsidRDefault="008A162B" w:rsidP="008A162B">
      <w:pPr>
        <w:spacing w:after="0" w:line="240" w:lineRule="auto"/>
        <w:jc w:val="both"/>
        <w:rPr>
          <w:rFonts w:ascii="Times New Roman" w:hAnsi="Times New Roman" w:cs="Times New Roman"/>
          <w:sz w:val="24"/>
          <w:szCs w:val="24"/>
          <w:lang w:val="pt-BR"/>
        </w:rPr>
      </w:pPr>
    </w:p>
    <w:p w:rsidR="002E2D0C" w:rsidRDefault="002E2D0C" w:rsidP="008A162B">
      <w:pPr>
        <w:spacing w:after="0" w:line="24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MILTON, J. Clubes de livros e o Clube do Livro. In: ______. </w:t>
      </w:r>
      <w:r w:rsidRPr="002E2D0C">
        <w:rPr>
          <w:rFonts w:ascii="Times New Roman" w:hAnsi="Times New Roman" w:cs="Times New Roman"/>
          <w:i/>
          <w:sz w:val="24"/>
          <w:szCs w:val="24"/>
          <w:lang w:val="pt-BR"/>
        </w:rPr>
        <w:t>O Clube do Livro e a tradução</w:t>
      </w:r>
      <w:r>
        <w:rPr>
          <w:rFonts w:ascii="Times New Roman" w:hAnsi="Times New Roman" w:cs="Times New Roman"/>
          <w:sz w:val="24"/>
          <w:szCs w:val="24"/>
          <w:lang w:val="pt-BR"/>
        </w:rPr>
        <w:t>. Bauru: Edusc, 2002. p. 19-80.</w:t>
      </w:r>
    </w:p>
    <w:p w:rsidR="00774003" w:rsidRDefault="00774003" w:rsidP="002E2D0C">
      <w:pPr>
        <w:spacing w:after="0" w:line="360" w:lineRule="auto"/>
        <w:jc w:val="both"/>
        <w:rPr>
          <w:rFonts w:ascii="Times New Roman" w:hAnsi="Times New Roman" w:cs="Times New Roman"/>
          <w:sz w:val="24"/>
          <w:szCs w:val="24"/>
          <w:lang w:val="pt-BR"/>
        </w:rPr>
      </w:pPr>
    </w:p>
    <w:p w:rsidR="003F4DD3" w:rsidRDefault="003F4DD3" w:rsidP="002E2D0C">
      <w:pPr>
        <w:spacing w:after="0" w:line="360" w:lineRule="auto"/>
        <w:jc w:val="both"/>
        <w:rPr>
          <w:rFonts w:ascii="Times New Roman" w:hAnsi="Times New Roman" w:cs="Times New Roman"/>
          <w:sz w:val="24"/>
          <w:szCs w:val="24"/>
          <w:lang w:val="pt-BR"/>
        </w:rPr>
      </w:pPr>
    </w:p>
    <w:p w:rsidR="00F30333" w:rsidRPr="00F30333" w:rsidRDefault="00F30333" w:rsidP="002E2D0C">
      <w:pPr>
        <w:spacing w:after="0" w:line="360" w:lineRule="auto"/>
        <w:jc w:val="both"/>
        <w:rPr>
          <w:lang w:val="pt-BR"/>
        </w:rPr>
      </w:pPr>
    </w:p>
    <w:sectPr w:rsidR="00F30333" w:rsidRPr="00F3033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7" w:author="ufflch" w:date="2017-05-16T17:09:00Z" w:initials="u">
    <w:p w:rsidR="00766188" w:rsidRDefault="00766188">
      <w:pPr>
        <w:pStyle w:val="Textodecomentrio"/>
      </w:pPr>
      <w:r>
        <w:rPr>
          <w:rStyle w:val="Refdecomentrio"/>
        </w:rPr>
        <w:annotationRef/>
      </w:r>
      <w:r>
        <w:t xml:space="preserve">Que </w:t>
      </w:r>
      <w:proofErr w:type="spellStart"/>
      <w:r>
        <w:t>palavra</w:t>
      </w:r>
      <w:proofErr w:type="spellEnd"/>
      <w:r>
        <w:t xml:space="preserve"> </w:t>
      </w:r>
      <w:proofErr w:type="spellStart"/>
      <w:r>
        <w:t>estranha</w:t>
      </w:r>
      <w:proofErr w:type="spellEnd"/>
      <w:r>
        <w:t xml:space="preserve"> </w:t>
      </w:r>
      <w:proofErr w:type="spellStart"/>
      <w:r>
        <w:t>aqui</w:t>
      </w:r>
      <w:proofErr w:type="spellEnd"/>
      <w:r>
        <w: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pple SD 산돌고딕 Neo 일반체">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80473"/>
    <w:multiLevelType w:val="hybridMultilevel"/>
    <w:tmpl w:val="BCC67CE2"/>
    <w:styleLink w:val="a"/>
    <w:lvl w:ilvl="0" w:tplc="8C041C14">
      <w:start w:val="1"/>
      <w:numFmt w:val="bullet"/>
      <w:lvlText w:val="•"/>
      <w:lvlJc w:val="left"/>
      <w:pPr>
        <w:ind w:left="1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98B03634">
      <w:start w:val="1"/>
      <w:numFmt w:val="bullet"/>
      <w:lvlText w:val="•"/>
      <w:lvlJc w:val="left"/>
      <w:pPr>
        <w:ind w:left="7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CEB0BFFC">
      <w:start w:val="1"/>
      <w:numFmt w:val="bullet"/>
      <w:lvlText w:val="•"/>
      <w:lvlJc w:val="left"/>
      <w:pPr>
        <w:ind w:left="13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C7E415DA">
      <w:start w:val="1"/>
      <w:numFmt w:val="bullet"/>
      <w:lvlText w:val="•"/>
      <w:lvlJc w:val="left"/>
      <w:pPr>
        <w:ind w:left="19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8B4C6E50">
      <w:start w:val="1"/>
      <w:numFmt w:val="bullet"/>
      <w:lvlText w:val="•"/>
      <w:lvlJc w:val="left"/>
      <w:pPr>
        <w:ind w:left="25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600E8734">
      <w:start w:val="1"/>
      <w:numFmt w:val="bullet"/>
      <w:lvlText w:val="•"/>
      <w:lvlJc w:val="left"/>
      <w:pPr>
        <w:ind w:left="31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522AA906">
      <w:start w:val="1"/>
      <w:numFmt w:val="bullet"/>
      <w:lvlText w:val="•"/>
      <w:lvlJc w:val="left"/>
      <w:pPr>
        <w:ind w:left="37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F3A6B06C">
      <w:start w:val="1"/>
      <w:numFmt w:val="bullet"/>
      <w:lvlText w:val="•"/>
      <w:lvlJc w:val="left"/>
      <w:pPr>
        <w:ind w:left="43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CA50F94E">
      <w:start w:val="1"/>
      <w:numFmt w:val="bullet"/>
      <w:lvlText w:val="•"/>
      <w:lvlJc w:val="left"/>
      <w:pPr>
        <w:ind w:left="49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
    <w:nsid w:val="19021F1D"/>
    <w:multiLevelType w:val="hybridMultilevel"/>
    <w:tmpl w:val="BCC67CE2"/>
    <w:numStyleLink w:val="a"/>
  </w:abstractNum>
  <w:abstractNum w:abstractNumId="2">
    <w:nsid w:val="417015A7"/>
    <w:multiLevelType w:val="hybridMultilevel"/>
    <w:tmpl w:val="B6E4BA1A"/>
    <w:styleLink w:val="a0"/>
    <w:lvl w:ilvl="0" w:tplc="28C6C26C">
      <w:start w:val="1"/>
      <w:numFmt w:val="bullet"/>
      <w:lvlText w:val="•"/>
      <w:lvlJc w:val="left"/>
      <w:pPr>
        <w:ind w:left="262" w:hanging="262"/>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1" w:tplc="35AA17F8">
      <w:start w:val="1"/>
      <w:numFmt w:val="bullet"/>
      <w:lvlText w:val="•"/>
      <w:lvlJc w:val="left"/>
      <w:pPr>
        <w:ind w:left="502" w:hanging="262"/>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2" w:tplc="FD263460">
      <w:start w:val="1"/>
      <w:numFmt w:val="bullet"/>
      <w:lvlText w:val="•"/>
      <w:lvlJc w:val="left"/>
      <w:pPr>
        <w:ind w:left="742" w:hanging="262"/>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3" w:tplc="AEAA4F30">
      <w:start w:val="1"/>
      <w:numFmt w:val="bullet"/>
      <w:lvlText w:val="•"/>
      <w:lvlJc w:val="left"/>
      <w:pPr>
        <w:ind w:left="982" w:hanging="262"/>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4" w:tplc="4D6A5C5E">
      <w:start w:val="1"/>
      <w:numFmt w:val="bullet"/>
      <w:lvlText w:val="•"/>
      <w:lvlJc w:val="left"/>
      <w:pPr>
        <w:ind w:left="1222" w:hanging="262"/>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5" w:tplc="F1C0F3E0">
      <w:start w:val="1"/>
      <w:numFmt w:val="bullet"/>
      <w:lvlText w:val="•"/>
      <w:lvlJc w:val="left"/>
      <w:pPr>
        <w:ind w:left="1462" w:hanging="262"/>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6" w:tplc="6524A2BE">
      <w:start w:val="1"/>
      <w:numFmt w:val="bullet"/>
      <w:lvlText w:val="•"/>
      <w:lvlJc w:val="left"/>
      <w:pPr>
        <w:ind w:left="1702" w:hanging="262"/>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7" w:tplc="E52A002C">
      <w:start w:val="1"/>
      <w:numFmt w:val="bullet"/>
      <w:lvlText w:val="•"/>
      <w:lvlJc w:val="left"/>
      <w:pPr>
        <w:ind w:left="1942" w:hanging="262"/>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8" w:tplc="D0E434F2">
      <w:start w:val="1"/>
      <w:numFmt w:val="bullet"/>
      <w:lvlText w:val="•"/>
      <w:lvlJc w:val="left"/>
      <w:pPr>
        <w:ind w:left="2182" w:hanging="262"/>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abstractNum>
  <w:abstractNum w:abstractNumId="3">
    <w:nsid w:val="5EE670E1"/>
    <w:multiLevelType w:val="hybridMultilevel"/>
    <w:tmpl w:val="B6E4BA1A"/>
    <w:numStyleLink w:val="a0"/>
  </w:abstractNum>
  <w:num w:numId="1">
    <w:abstractNumId w:val="1"/>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333"/>
    <w:rsid w:val="000712FC"/>
    <w:rsid w:val="001C48E2"/>
    <w:rsid w:val="002E2D0C"/>
    <w:rsid w:val="003F4DD3"/>
    <w:rsid w:val="004955E6"/>
    <w:rsid w:val="004B5B0A"/>
    <w:rsid w:val="005F1C48"/>
    <w:rsid w:val="00601F22"/>
    <w:rsid w:val="00651337"/>
    <w:rsid w:val="00766188"/>
    <w:rsid w:val="00774003"/>
    <w:rsid w:val="00840A45"/>
    <w:rsid w:val="008A162B"/>
    <w:rsid w:val="008E32A9"/>
    <w:rsid w:val="00943D34"/>
    <w:rsid w:val="009921BF"/>
    <w:rsid w:val="00A6116F"/>
    <w:rsid w:val="00AC7AC8"/>
    <w:rsid w:val="00CF32C3"/>
    <w:rsid w:val="00DC38F6"/>
    <w:rsid w:val="00F303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1">
    <w:name w:val="본문"/>
    <w:rsid w:val="008A162B"/>
    <w:pPr>
      <w:spacing w:after="0" w:line="240" w:lineRule="auto"/>
    </w:pPr>
    <w:rPr>
      <w:rFonts w:ascii="Cambria" w:eastAsia="Cambria" w:hAnsi="Cambria" w:cs="Cambria"/>
      <w:color w:val="000000"/>
      <w:sz w:val="24"/>
      <w:szCs w:val="24"/>
      <w:u w:color="000000"/>
      <w:lang w:val="pt-PT" w:eastAsia="pt-BR"/>
    </w:rPr>
  </w:style>
  <w:style w:type="paragraph" w:customStyle="1" w:styleId="a2">
    <w:name w:val="기본 설정값"/>
    <w:rsid w:val="008A162B"/>
    <w:pPr>
      <w:spacing w:after="0" w:line="240" w:lineRule="auto"/>
    </w:pPr>
    <w:rPr>
      <w:rFonts w:ascii="Apple SD 산돌고딕 Neo 일반체" w:eastAsia="Arial Unicode MS" w:hAnsi="Apple SD 산돌고딕 Neo 일반체" w:cs="Arial Unicode MS"/>
      <w:color w:val="000000"/>
      <w:lang w:val="pt-PT" w:eastAsia="pt-BR"/>
    </w:rPr>
  </w:style>
  <w:style w:type="paragraph" w:customStyle="1" w:styleId="a3">
    <w:name w:val="각주"/>
    <w:rsid w:val="008A162B"/>
    <w:pPr>
      <w:spacing w:after="0" w:line="240" w:lineRule="auto"/>
    </w:pPr>
    <w:rPr>
      <w:rFonts w:ascii="Apple SD 산돌고딕 Neo 일반체" w:eastAsia="Apple SD 산돌고딕 Neo 일반체" w:hAnsi="Apple SD 산돌고딕 Neo 일반체" w:cs="Apple SD 산돌고딕 Neo 일반체"/>
      <w:color w:val="000000"/>
      <w:lang w:eastAsia="pt-BR"/>
    </w:rPr>
  </w:style>
  <w:style w:type="numbering" w:customStyle="1" w:styleId="a">
    <w:name w:val="구분점"/>
    <w:rsid w:val="008A162B"/>
    <w:pPr>
      <w:numPr>
        <w:numId w:val="3"/>
      </w:numPr>
    </w:pPr>
  </w:style>
  <w:style w:type="numbering" w:customStyle="1" w:styleId="a0">
    <w:name w:val="구분점 크게"/>
    <w:rsid w:val="008A162B"/>
    <w:pPr>
      <w:numPr>
        <w:numId w:val="4"/>
      </w:numPr>
    </w:pPr>
  </w:style>
  <w:style w:type="paragraph" w:styleId="Textodebalo">
    <w:name w:val="Balloon Text"/>
    <w:basedOn w:val="Normal"/>
    <w:link w:val="TextodebaloChar"/>
    <w:uiPriority w:val="99"/>
    <w:semiHidden/>
    <w:unhideWhenUsed/>
    <w:rsid w:val="0076618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66188"/>
    <w:rPr>
      <w:rFonts w:ascii="Tahoma" w:hAnsi="Tahoma" w:cs="Tahoma"/>
      <w:sz w:val="16"/>
      <w:szCs w:val="16"/>
      <w:lang w:val="en-US"/>
    </w:rPr>
  </w:style>
  <w:style w:type="character" w:styleId="Refdecomentrio">
    <w:name w:val="annotation reference"/>
    <w:basedOn w:val="Fontepargpadro"/>
    <w:uiPriority w:val="99"/>
    <w:semiHidden/>
    <w:unhideWhenUsed/>
    <w:rsid w:val="00766188"/>
    <w:rPr>
      <w:sz w:val="16"/>
      <w:szCs w:val="16"/>
    </w:rPr>
  </w:style>
  <w:style w:type="paragraph" w:styleId="Textodecomentrio">
    <w:name w:val="annotation text"/>
    <w:basedOn w:val="Normal"/>
    <w:link w:val="TextodecomentrioChar"/>
    <w:uiPriority w:val="99"/>
    <w:semiHidden/>
    <w:unhideWhenUsed/>
    <w:rsid w:val="0076618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66188"/>
    <w:rPr>
      <w:sz w:val="20"/>
      <w:szCs w:val="20"/>
      <w:lang w:val="en-US"/>
    </w:rPr>
  </w:style>
  <w:style w:type="paragraph" w:styleId="Assuntodocomentrio">
    <w:name w:val="annotation subject"/>
    <w:basedOn w:val="Textodecomentrio"/>
    <w:next w:val="Textodecomentrio"/>
    <w:link w:val="AssuntodocomentrioChar"/>
    <w:uiPriority w:val="99"/>
    <w:semiHidden/>
    <w:unhideWhenUsed/>
    <w:rsid w:val="00766188"/>
    <w:rPr>
      <w:b/>
      <w:bCs/>
    </w:rPr>
  </w:style>
  <w:style w:type="character" w:customStyle="1" w:styleId="AssuntodocomentrioChar">
    <w:name w:val="Assunto do comentário Char"/>
    <w:basedOn w:val="TextodecomentrioChar"/>
    <w:link w:val="Assuntodocomentrio"/>
    <w:uiPriority w:val="99"/>
    <w:semiHidden/>
    <w:rsid w:val="00766188"/>
    <w:rPr>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1">
    <w:name w:val="본문"/>
    <w:rsid w:val="008A162B"/>
    <w:pPr>
      <w:spacing w:after="0" w:line="240" w:lineRule="auto"/>
    </w:pPr>
    <w:rPr>
      <w:rFonts w:ascii="Cambria" w:eastAsia="Cambria" w:hAnsi="Cambria" w:cs="Cambria"/>
      <w:color w:val="000000"/>
      <w:sz w:val="24"/>
      <w:szCs w:val="24"/>
      <w:u w:color="000000"/>
      <w:lang w:val="pt-PT" w:eastAsia="pt-BR"/>
    </w:rPr>
  </w:style>
  <w:style w:type="paragraph" w:customStyle="1" w:styleId="a2">
    <w:name w:val="기본 설정값"/>
    <w:rsid w:val="008A162B"/>
    <w:pPr>
      <w:spacing w:after="0" w:line="240" w:lineRule="auto"/>
    </w:pPr>
    <w:rPr>
      <w:rFonts w:ascii="Apple SD 산돌고딕 Neo 일반체" w:eastAsia="Arial Unicode MS" w:hAnsi="Apple SD 산돌고딕 Neo 일반체" w:cs="Arial Unicode MS"/>
      <w:color w:val="000000"/>
      <w:lang w:val="pt-PT" w:eastAsia="pt-BR"/>
    </w:rPr>
  </w:style>
  <w:style w:type="paragraph" w:customStyle="1" w:styleId="a3">
    <w:name w:val="각주"/>
    <w:rsid w:val="008A162B"/>
    <w:pPr>
      <w:spacing w:after="0" w:line="240" w:lineRule="auto"/>
    </w:pPr>
    <w:rPr>
      <w:rFonts w:ascii="Apple SD 산돌고딕 Neo 일반체" w:eastAsia="Apple SD 산돌고딕 Neo 일반체" w:hAnsi="Apple SD 산돌고딕 Neo 일반체" w:cs="Apple SD 산돌고딕 Neo 일반체"/>
      <w:color w:val="000000"/>
      <w:lang w:eastAsia="pt-BR"/>
    </w:rPr>
  </w:style>
  <w:style w:type="numbering" w:customStyle="1" w:styleId="a">
    <w:name w:val="구분점"/>
    <w:rsid w:val="008A162B"/>
    <w:pPr>
      <w:numPr>
        <w:numId w:val="3"/>
      </w:numPr>
    </w:pPr>
  </w:style>
  <w:style w:type="numbering" w:customStyle="1" w:styleId="a0">
    <w:name w:val="구분점 크게"/>
    <w:rsid w:val="008A162B"/>
    <w:pPr>
      <w:numPr>
        <w:numId w:val="4"/>
      </w:numPr>
    </w:pPr>
  </w:style>
  <w:style w:type="paragraph" w:styleId="Textodebalo">
    <w:name w:val="Balloon Text"/>
    <w:basedOn w:val="Normal"/>
    <w:link w:val="TextodebaloChar"/>
    <w:uiPriority w:val="99"/>
    <w:semiHidden/>
    <w:unhideWhenUsed/>
    <w:rsid w:val="0076618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66188"/>
    <w:rPr>
      <w:rFonts w:ascii="Tahoma" w:hAnsi="Tahoma" w:cs="Tahoma"/>
      <w:sz w:val="16"/>
      <w:szCs w:val="16"/>
      <w:lang w:val="en-US"/>
    </w:rPr>
  </w:style>
  <w:style w:type="character" w:styleId="Refdecomentrio">
    <w:name w:val="annotation reference"/>
    <w:basedOn w:val="Fontepargpadro"/>
    <w:uiPriority w:val="99"/>
    <w:semiHidden/>
    <w:unhideWhenUsed/>
    <w:rsid w:val="00766188"/>
    <w:rPr>
      <w:sz w:val="16"/>
      <w:szCs w:val="16"/>
    </w:rPr>
  </w:style>
  <w:style w:type="paragraph" w:styleId="Textodecomentrio">
    <w:name w:val="annotation text"/>
    <w:basedOn w:val="Normal"/>
    <w:link w:val="TextodecomentrioChar"/>
    <w:uiPriority w:val="99"/>
    <w:semiHidden/>
    <w:unhideWhenUsed/>
    <w:rsid w:val="0076618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66188"/>
    <w:rPr>
      <w:sz w:val="20"/>
      <w:szCs w:val="20"/>
      <w:lang w:val="en-US"/>
    </w:rPr>
  </w:style>
  <w:style w:type="paragraph" w:styleId="Assuntodocomentrio">
    <w:name w:val="annotation subject"/>
    <w:basedOn w:val="Textodecomentrio"/>
    <w:next w:val="Textodecomentrio"/>
    <w:link w:val="AssuntodocomentrioChar"/>
    <w:uiPriority w:val="99"/>
    <w:semiHidden/>
    <w:unhideWhenUsed/>
    <w:rsid w:val="00766188"/>
    <w:rPr>
      <w:b/>
      <w:bCs/>
    </w:rPr>
  </w:style>
  <w:style w:type="character" w:customStyle="1" w:styleId="AssuntodocomentrioChar">
    <w:name w:val="Assunto do comentário Char"/>
    <w:basedOn w:val="TextodecomentrioChar"/>
    <w:link w:val="Assuntodocomentrio"/>
    <w:uiPriority w:val="99"/>
    <w:semiHidden/>
    <w:rsid w:val="00766188"/>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0983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1485</Words>
  <Characters>8025</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9492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dc:creator>
  <cp:lastModifiedBy>ufflch</cp:lastModifiedBy>
  <cp:revision>2</cp:revision>
  <dcterms:created xsi:type="dcterms:W3CDTF">2017-05-16T20:11:00Z</dcterms:created>
  <dcterms:modified xsi:type="dcterms:W3CDTF">2017-05-16T20:11:00Z</dcterms:modified>
</cp:coreProperties>
</file>
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019" w:rsidRDefault="008F5019" w:rsidP="00CA2750">
      <w:pPr>
        <w:jc w:val="center"/>
        <w:rPr>
          <w:ins w:id="0" w:author="Parecerista" w:date="2017-06-17T16:27:00Z"/>
          <w:rFonts w:ascii="Times New Roman" w:eastAsia="Times New Roman" w:hAnsi="Times New Roman" w:cs="Times New Roman"/>
          <w:b/>
          <w:bCs/>
          <w:color w:val="393939"/>
          <w:lang w:val="pt-BR"/>
        </w:rPr>
      </w:pPr>
      <w:ins w:id="1" w:author="Parecerista" w:date="2017-06-17T16:27:00Z">
        <w:r>
          <w:rPr>
            <w:rFonts w:ascii="Times New Roman" w:eastAsia="Times New Roman" w:hAnsi="Times New Roman" w:cs="Times New Roman"/>
            <w:b/>
            <w:bCs/>
            <w:color w:val="393939"/>
            <w:lang w:val="pt-BR"/>
          </w:rPr>
          <w:t>O TRABALHO ESTÁ MUITO BOM. A ANÁLISE COMPARATIVE É COMPETENTE E A ARTICULAÇÃO COM OS TEXTOS TEÓRICOS ESTÁ BEM-FEITA. A  REDAÇÃO TAMBÉM ESTÁ MUITO BOA.</w:t>
        </w:r>
        <w:bookmarkStart w:id="2" w:name="_GoBack"/>
        <w:bookmarkEnd w:id="2"/>
      </w:ins>
    </w:p>
    <w:p w:rsidR="005F3EFB" w:rsidRDefault="005F3EFB" w:rsidP="00CA2750">
      <w:pPr>
        <w:jc w:val="center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UNIVERSIDADE DE SÃO PAULO</w:t>
      </w:r>
    </w:p>
    <w:p w:rsidR="005F3EFB" w:rsidRDefault="005F3EFB" w:rsidP="00CA2750">
      <w:pPr>
        <w:jc w:val="center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393939"/>
          <w:lang w:val="pt-BR"/>
        </w:rPr>
        <w:t xml:space="preserve">FACULDADE DE FILOFOSIA, LETRAS E CIÊNCIAS </w:t>
      </w:r>
      <w:proofErr w:type="gramStart"/>
      <w:r w:rsidR="00842C05"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HUMANAS</w:t>
      </w:r>
      <w:proofErr w:type="gramEnd"/>
    </w:p>
    <w:p w:rsidR="005F3EFB" w:rsidRDefault="005F3EFB" w:rsidP="00CA2750">
      <w:pPr>
        <w:jc w:val="center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DEPARTAMENTO DE LETRAS MODERNAS</w:t>
      </w:r>
    </w:p>
    <w:p w:rsidR="00CA2750" w:rsidRDefault="00CA2750" w:rsidP="00CA2750">
      <w:pPr>
        <w:jc w:val="center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INTRODUÇÃO AOS ESTUDOS TRADUTOLÓGICOS</w:t>
      </w:r>
    </w:p>
    <w:p w:rsidR="005F3EFB" w:rsidRDefault="005F3EFB" w:rsidP="00CA2750">
      <w:pPr>
        <w:spacing w:line="360" w:lineRule="auto"/>
        <w:jc w:val="center"/>
        <w:rPr>
          <w:rFonts w:ascii="Times New Roman" w:hAnsi="Times New Roman" w:cs="Times New Roman"/>
          <w:lang w:val="pt-BR"/>
        </w:rPr>
      </w:pPr>
    </w:p>
    <w:p w:rsidR="005F3EFB" w:rsidRDefault="005F3EFB" w:rsidP="00CA2750">
      <w:pPr>
        <w:spacing w:line="360" w:lineRule="auto"/>
        <w:jc w:val="right"/>
        <w:rPr>
          <w:rFonts w:ascii="Times New Roman" w:hAnsi="Times New Roman" w:cs="Times New Roman"/>
          <w:lang w:val="pt-BR"/>
        </w:rPr>
      </w:pPr>
    </w:p>
    <w:p w:rsidR="005F3EFB" w:rsidRDefault="005F3EFB" w:rsidP="00CA2750">
      <w:pPr>
        <w:jc w:val="right"/>
        <w:rPr>
          <w:rFonts w:ascii="Times New Roman" w:hAnsi="Times New Roman" w:cs="Times New Roman"/>
          <w:lang w:val="pt-BR"/>
        </w:rPr>
      </w:pPr>
      <w:proofErr w:type="spellStart"/>
      <w:r>
        <w:rPr>
          <w:rFonts w:ascii="Times New Roman" w:hAnsi="Times New Roman" w:cs="Times New Roman"/>
          <w:lang w:val="pt-BR"/>
        </w:rPr>
        <w:t>Agueda</w:t>
      </w:r>
      <w:proofErr w:type="spellEnd"/>
      <w:r>
        <w:rPr>
          <w:rFonts w:ascii="Times New Roman" w:hAnsi="Times New Roman" w:cs="Times New Roman"/>
          <w:lang w:val="pt-BR"/>
        </w:rPr>
        <w:t xml:space="preserve"> Bom Naomi </w:t>
      </w:r>
      <w:proofErr w:type="spellStart"/>
      <w:r>
        <w:rPr>
          <w:rFonts w:ascii="Times New Roman" w:hAnsi="Times New Roman" w:cs="Times New Roman"/>
          <w:lang w:val="pt-BR"/>
        </w:rPr>
        <w:t>Han</w:t>
      </w:r>
      <w:proofErr w:type="spellEnd"/>
      <w:r>
        <w:rPr>
          <w:rFonts w:ascii="Times New Roman" w:hAnsi="Times New Roman" w:cs="Times New Roman"/>
          <w:lang w:val="pt-BR"/>
        </w:rPr>
        <w:t xml:space="preserve"> Kim, </w:t>
      </w:r>
      <w:proofErr w:type="gramStart"/>
      <w:r>
        <w:rPr>
          <w:rFonts w:ascii="Times New Roman" w:hAnsi="Times New Roman" w:cs="Times New Roman"/>
          <w:lang w:val="pt-BR"/>
        </w:rPr>
        <w:t>9371161</w:t>
      </w:r>
      <w:proofErr w:type="gramEnd"/>
    </w:p>
    <w:p w:rsidR="005F3EFB" w:rsidRDefault="005F3EFB" w:rsidP="00CA2750">
      <w:pPr>
        <w:jc w:val="right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Ariane </w:t>
      </w:r>
      <w:proofErr w:type="spellStart"/>
      <w:r>
        <w:rPr>
          <w:rFonts w:ascii="Times New Roman" w:hAnsi="Times New Roman" w:cs="Times New Roman"/>
          <w:lang w:val="pt-BR"/>
        </w:rPr>
        <w:t>Lesnyak</w:t>
      </w:r>
      <w:proofErr w:type="spellEnd"/>
      <w:r>
        <w:rPr>
          <w:rFonts w:ascii="Times New Roman" w:hAnsi="Times New Roman" w:cs="Times New Roman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lang w:val="pt-BR"/>
        </w:rPr>
        <w:t>Castelló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gramStart"/>
      <w:r>
        <w:rPr>
          <w:rFonts w:ascii="Times New Roman" w:hAnsi="Times New Roman" w:cs="Times New Roman"/>
          <w:lang w:val="pt-BR"/>
        </w:rPr>
        <w:t>9330700</w:t>
      </w:r>
      <w:proofErr w:type="gramEnd"/>
    </w:p>
    <w:p w:rsidR="005F3EFB" w:rsidRDefault="005F3EFB" w:rsidP="00CA2750">
      <w:pPr>
        <w:jc w:val="right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Giovanna Dias Jorge, </w:t>
      </w:r>
      <w:proofErr w:type="gramStart"/>
      <w:r>
        <w:rPr>
          <w:rFonts w:ascii="Times New Roman" w:hAnsi="Times New Roman" w:cs="Times New Roman"/>
          <w:lang w:val="pt-BR"/>
        </w:rPr>
        <w:t>9329138</w:t>
      </w:r>
      <w:proofErr w:type="gramEnd"/>
    </w:p>
    <w:p w:rsidR="005F3EFB" w:rsidRDefault="005F3EFB" w:rsidP="00CA2750">
      <w:pPr>
        <w:jc w:val="right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Marina Fernandes Vasconcellos, </w:t>
      </w:r>
      <w:proofErr w:type="gramStart"/>
      <w:r>
        <w:rPr>
          <w:rFonts w:ascii="Times New Roman" w:hAnsi="Times New Roman" w:cs="Times New Roman"/>
          <w:lang w:val="pt-BR"/>
        </w:rPr>
        <w:t>8023188</w:t>
      </w:r>
      <w:proofErr w:type="gramEnd"/>
    </w:p>
    <w:p w:rsidR="005F3EFB" w:rsidRDefault="005F3EFB" w:rsidP="00CA2750">
      <w:pPr>
        <w:jc w:val="right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</w:p>
    <w:p w:rsidR="005F3EFB" w:rsidRDefault="005F3EFB" w:rsidP="00CA2750">
      <w:pPr>
        <w:jc w:val="right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</w:p>
    <w:p w:rsidR="005F3EFB" w:rsidRDefault="005F3EFB" w:rsidP="005F3EFB">
      <w:pPr>
        <w:jc w:val="both"/>
        <w:rPr>
          <w:rFonts w:ascii="Times New Roman" w:eastAsia="Times New Roman" w:hAnsi="Times New Roman" w:cs="Times New Roman"/>
          <w:b/>
          <w:bCs/>
          <w:color w:val="393939"/>
          <w:lang w:val="pt-BR"/>
        </w:rPr>
      </w:pPr>
    </w:p>
    <w:p w:rsidR="00DB23A3" w:rsidRPr="005F3EFB" w:rsidRDefault="00DB23A3" w:rsidP="005F3EFB">
      <w:pPr>
        <w:jc w:val="both"/>
        <w:rPr>
          <w:rFonts w:ascii="Times New Roman" w:eastAsia="Times New Roman" w:hAnsi="Times New Roman" w:cs="Times New Roman"/>
          <w:b/>
          <w:lang w:val="pt-BR"/>
        </w:rPr>
      </w:pPr>
      <w:r w:rsidRPr="005F3EFB"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Leia atentamente os dois excertos abaixo, feitos pelo mesmo tradutor. Comente o que os excertos têm de semelhante e diferente em termos de vocabulário, sintaxe e referências culturais. Seria possível dizer que ambos partiram do mesmo texto estrangeiro?</w:t>
      </w:r>
      <w:r w:rsidR="005F3EFB" w:rsidRPr="00CA2750">
        <w:rPr>
          <w:b/>
          <w:lang w:val="pt-BR"/>
        </w:rPr>
        <w:t xml:space="preserve"> </w:t>
      </w:r>
      <w:r w:rsidR="005F3EFB" w:rsidRPr="005F3EFB">
        <w:rPr>
          <w:rFonts w:ascii="Times New Roman" w:eastAsia="Times New Roman" w:hAnsi="Times New Roman" w:cs="Times New Roman"/>
          <w:b/>
          <w:bCs/>
          <w:color w:val="393939"/>
          <w:lang w:val="pt-BR"/>
        </w:rPr>
        <w:t xml:space="preserve">Faça, em seguida, um comentário relacionando os dois excertos a </w:t>
      </w:r>
      <w:proofErr w:type="gramStart"/>
      <w:r w:rsidR="005F3EFB" w:rsidRPr="005F3EFB"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algum(</w:t>
      </w:r>
      <w:proofErr w:type="spellStart"/>
      <w:proofErr w:type="gramEnd"/>
      <w:r w:rsidR="005F3EFB" w:rsidRPr="005F3EFB"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ns</w:t>
      </w:r>
      <w:proofErr w:type="spellEnd"/>
      <w:r w:rsidR="005F3EFB" w:rsidRPr="005F3EFB">
        <w:rPr>
          <w:rFonts w:ascii="Times New Roman" w:eastAsia="Times New Roman" w:hAnsi="Times New Roman" w:cs="Times New Roman"/>
          <w:b/>
          <w:bCs/>
          <w:color w:val="393939"/>
          <w:lang w:val="pt-BR"/>
        </w:rPr>
        <w:t>) dos textos lidos e discutidos em sala de aula.</w:t>
      </w:r>
    </w:p>
    <w:p w:rsidR="005A2BC8" w:rsidRPr="00366C87" w:rsidRDefault="005A2BC8" w:rsidP="005F3EFB">
      <w:pPr>
        <w:spacing w:line="360" w:lineRule="auto"/>
        <w:jc w:val="both"/>
        <w:rPr>
          <w:rFonts w:ascii="Times New Roman" w:hAnsi="Times New Roman"/>
          <w:lang w:val="pt-BR"/>
        </w:rPr>
      </w:pPr>
    </w:p>
    <w:p w:rsidR="00BE1E6C" w:rsidRPr="00CA2750" w:rsidRDefault="00DB23A3" w:rsidP="005F3EFB">
      <w:p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366C87">
        <w:rPr>
          <w:rFonts w:ascii="Times New Roman" w:hAnsi="Times New Roman"/>
          <w:lang w:val="pt-BR"/>
        </w:rPr>
        <w:tab/>
      </w:r>
      <w:r w:rsidR="00286DA7" w:rsidRPr="00CA2750">
        <w:rPr>
          <w:rFonts w:ascii="Times New Roman" w:hAnsi="Times New Roman" w:cs="Times New Roman"/>
          <w:lang w:val="pt-BR"/>
        </w:rPr>
        <w:t>Os pontos que mais</w:t>
      </w:r>
      <w:r w:rsidR="00CA2750">
        <w:rPr>
          <w:rFonts w:ascii="Times New Roman" w:hAnsi="Times New Roman" w:cs="Times New Roman"/>
          <w:lang w:val="pt-BR"/>
        </w:rPr>
        <w:t xml:space="preserve"> diferenciam os dois textos são</w:t>
      </w:r>
      <w:r w:rsidR="00286DA7" w:rsidRPr="00CA2750">
        <w:rPr>
          <w:rFonts w:ascii="Times New Roman" w:hAnsi="Times New Roman" w:cs="Times New Roman"/>
          <w:lang w:val="pt-BR"/>
        </w:rPr>
        <w:t xml:space="preserve"> o tipo de linguagem e</w:t>
      </w:r>
      <w:r w:rsidR="00CA2750">
        <w:rPr>
          <w:rFonts w:ascii="Times New Roman" w:hAnsi="Times New Roman" w:cs="Times New Roman"/>
          <w:lang w:val="pt-BR"/>
        </w:rPr>
        <w:t>scolhido e o contexto cultural-</w:t>
      </w:r>
      <w:r w:rsidR="00286DA7" w:rsidRPr="00CA2750">
        <w:rPr>
          <w:rFonts w:ascii="Times New Roman" w:hAnsi="Times New Roman" w:cs="Times New Roman"/>
          <w:lang w:val="pt-BR"/>
        </w:rPr>
        <w:t xml:space="preserve">geográfico trabalhado pelo tradutor. </w:t>
      </w:r>
      <w:r w:rsidR="00CA2750">
        <w:rPr>
          <w:rFonts w:ascii="Times New Roman" w:hAnsi="Times New Roman"/>
          <w:lang w:val="pt-BR"/>
        </w:rPr>
        <w:t>N</w:t>
      </w:r>
      <w:r w:rsidRPr="00366C87">
        <w:rPr>
          <w:rFonts w:ascii="Times New Roman" w:hAnsi="Times New Roman"/>
          <w:lang w:val="pt-BR"/>
        </w:rPr>
        <w:t xml:space="preserve">o excerto </w:t>
      </w:r>
      <w:proofErr w:type="gramStart"/>
      <w:r w:rsidRPr="00366C87">
        <w:rPr>
          <w:rFonts w:ascii="Times New Roman" w:hAnsi="Times New Roman"/>
          <w:lang w:val="pt-BR"/>
        </w:rPr>
        <w:t>1</w:t>
      </w:r>
      <w:proofErr w:type="gramEnd"/>
      <w:r w:rsidRPr="00366C87">
        <w:rPr>
          <w:rFonts w:ascii="Times New Roman" w:hAnsi="Times New Roman"/>
          <w:lang w:val="pt-BR"/>
        </w:rPr>
        <w:t xml:space="preserve"> </w:t>
      </w:r>
      <w:r w:rsidR="00CA2750">
        <w:rPr>
          <w:rFonts w:ascii="Times New Roman" w:hAnsi="Times New Roman" w:cs="Times New Roman"/>
          <w:lang w:val="pt-BR"/>
        </w:rPr>
        <w:t>é observado o</w:t>
      </w:r>
      <w:r w:rsidR="00286DA7" w:rsidRPr="00CA2750">
        <w:rPr>
          <w:rFonts w:ascii="Times New Roman" w:hAnsi="Times New Roman" w:cs="Times New Roman"/>
          <w:lang w:val="pt-BR"/>
        </w:rPr>
        <w:t xml:space="preserve"> uso da </w:t>
      </w:r>
      <w:r w:rsidRPr="00366C87">
        <w:rPr>
          <w:rFonts w:ascii="Times New Roman" w:hAnsi="Times New Roman"/>
          <w:lang w:val="pt-BR"/>
        </w:rPr>
        <w:t xml:space="preserve">linguagem </w:t>
      </w:r>
      <w:r w:rsidR="00286DA7">
        <w:rPr>
          <w:rFonts w:ascii="Times New Roman" w:hAnsi="Times New Roman"/>
          <w:lang w:val="pt-BR"/>
        </w:rPr>
        <w:t xml:space="preserve">que mais se aproxima </w:t>
      </w:r>
      <w:r w:rsidRPr="00366C87">
        <w:rPr>
          <w:rFonts w:ascii="Times New Roman" w:hAnsi="Times New Roman"/>
          <w:lang w:val="pt-BR"/>
        </w:rPr>
        <w:t xml:space="preserve">da escrita, </w:t>
      </w:r>
      <w:r w:rsidR="00286DA7">
        <w:rPr>
          <w:rFonts w:ascii="Times New Roman" w:hAnsi="Times New Roman"/>
          <w:lang w:val="pt-BR"/>
        </w:rPr>
        <w:t xml:space="preserve">formal, </w:t>
      </w:r>
      <w:r w:rsidRPr="00366C87">
        <w:rPr>
          <w:rFonts w:ascii="Times New Roman" w:hAnsi="Times New Roman"/>
          <w:lang w:val="pt-BR"/>
        </w:rPr>
        <w:t>menos voltada ao coloquialismo</w:t>
      </w:r>
      <w:r w:rsidR="00366C87" w:rsidRPr="00366C87">
        <w:rPr>
          <w:rFonts w:ascii="Times New Roman" w:hAnsi="Times New Roman"/>
          <w:lang w:val="pt-BR"/>
        </w:rPr>
        <w:t xml:space="preserve"> e dentro dos padrões da norma culta</w:t>
      </w:r>
      <w:r w:rsidR="00286DA7">
        <w:rPr>
          <w:rFonts w:ascii="Times New Roman" w:hAnsi="Times New Roman"/>
          <w:lang w:val="pt-BR"/>
        </w:rPr>
        <w:t xml:space="preserve"> – </w:t>
      </w:r>
      <w:r w:rsidR="00286DA7" w:rsidRPr="00366C87">
        <w:rPr>
          <w:rFonts w:ascii="Times New Roman" w:hAnsi="Times New Roman" w:cs="Times New Roman"/>
          <w:lang w:val="pt-BR"/>
        </w:rPr>
        <w:t>evidenciado, por exem</w:t>
      </w:r>
      <w:r w:rsidR="00286DA7">
        <w:rPr>
          <w:rFonts w:ascii="Times New Roman" w:hAnsi="Times New Roman" w:cs="Times New Roman"/>
          <w:lang w:val="pt-BR"/>
        </w:rPr>
        <w:t>plo, pela preferência do verbo “</w:t>
      </w:r>
      <w:r w:rsidR="00286DA7" w:rsidRPr="00366C87">
        <w:rPr>
          <w:rFonts w:ascii="Times New Roman" w:hAnsi="Times New Roman" w:cs="Times New Roman"/>
          <w:lang w:val="pt-BR"/>
        </w:rPr>
        <w:t>haver</w:t>
      </w:r>
      <w:r w:rsidR="00286DA7">
        <w:rPr>
          <w:rFonts w:ascii="Times New Roman" w:hAnsi="Times New Roman" w:cs="Times New Roman"/>
          <w:lang w:val="pt-BR"/>
        </w:rPr>
        <w:t>”</w:t>
      </w:r>
      <w:r w:rsidR="00286DA7" w:rsidRPr="00366C87">
        <w:rPr>
          <w:rFonts w:ascii="Times New Roman" w:hAnsi="Times New Roman" w:cs="Times New Roman"/>
          <w:lang w:val="pt-BR"/>
        </w:rPr>
        <w:t xml:space="preserve"> ao verbo </w:t>
      </w:r>
      <w:r w:rsidR="00286DA7">
        <w:rPr>
          <w:rFonts w:ascii="Times New Roman" w:hAnsi="Times New Roman" w:cs="Times New Roman"/>
          <w:lang w:val="pt-BR"/>
        </w:rPr>
        <w:t>“</w:t>
      </w:r>
      <w:r w:rsidR="00286DA7" w:rsidRPr="00366C87">
        <w:rPr>
          <w:rFonts w:ascii="Times New Roman" w:hAnsi="Times New Roman" w:cs="Times New Roman"/>
          <w:lang w:val="pt-BR"/>
        </w:rPr>
        <w:t>ter</w:t>
      </w:r>
      <w:r w:rsidR="00286DA7">
        <w:rPr>
          <w:rFonts w:ascii="Times New Roman" w:hAnsi="Times New Roman" w:cs="Times New Roman"/>
          <w:lang w:val="pt-BR"/>
        </w:rPr>
        <w:t>”</w:t>
      </w:r>
      <w:r w:rsidR="00F57555">
        <w:rPr>
          <w:rFonts w:ascii="Times New Roman" w:hAnsi="Times New Roman" w:cs="Times New Roman"/>
          <w:lang w:val="pt-BR"/>
        </w:rPr>
        <w:t xml:space="preserve"> (</w:t>
      </w:r>
      <w:r w:rsidR="00F57555" w:rsidRPr="00366C87">
        <w:rPr>
          <w:rFonts w:ascii="Times New Roman" w:hAnsi="Times New Roman" w:cs="Times New Roman"/>
          <w:lang w:val="pt-BR"/>
        </w:rPr>
        <w:t>“h</w:t>
      </w:r>
      <w:r w:rsidR="00F57555">
        <w:rPr>
          <w:rFonts w:ascii="Times New Roman" w:hAnsi="Times New Roman" w:cs="Times New Roman"/>
          <w:lang w:val="pt-BR"/>
        </w:rPr>
        <w:t xml:space="preserve">ouve aqui um senhor-dos-diques”, </w:t>
      </w:r>
      <w:r w:rsidR="00F57555" w:rsidRPr="00366C87">
        <w:rPr>
          <w:rFonts w:ascii="Times New Roman" w:hAnsi="Times New Roman" w:cs="Times New Roman"/>
          <w:lang w:val="pt-BR"/>
        </w:rPr>
        <w:t>“haviam escrito”</w:t>
      </w:r>
      <w:r w:rsidR="00F57555">
        <w:rPr>
          <w:rFonts w:ascii="Times New Roman" w:hAnsi="Times New Roman" w:cs="Times New Roman"/>
          <w:lang w:val="pt-BR"/>
        </w:rPr>
        <w:t xml:space="preserve">) </w:t>
      </w:r>
      <w:r w:rsidR="00286DA7">
        <w:rPr>
          <w:rFonts w:ascii="Times New Roman" w:hAnsi="Times New Roman" w:cs="Times New Roman"/>
          <w:lang w:val="pt-BR"/>
        </w:rPr>
        <w:t xml:space="preserve">e </w:t>
      </w:r>
      <w:r w:rsidR="00286DA7" w:rsidRPr="00366C87">
        <w:rPr>
          <w:rFonts w:ascii="Times New Roman" w:hAnsi="Times New Roman" w:cs="Times New Roman"/>
          <w:lang w:val="pt-BR"/>
        </w:rPr>
        <w:t>pelo uso da ênclise em “dirigiu-me”, “apressou-se” e “mostrara-se”</w:t>
      </w:r>
      <w:r w:rsidR="00CA2750">
        <w:rPr>
          <w:rFonts w:ascii="Times New Roman" w:hAnsi="Times New Roman" w:cs="Times New Roman"/>
          <w:lang w:val="pt-BR"/>
        </w:rPr>
        <w:t>. Já n</w:t>
      </w:r>
      <w:r w:rsidRPr="00366C87">
        <w:rPr>
          <w:rFonts w:ascii="Times New Roman" w:hAnsi="Times New Roman"/>
          <w:lang w:val="pt-BR"/>
        </w:rPr>
        <w:t xml:space="preserve">o excerto </w:t>
      </w:r>
      <w:proofErr w:type="gramStart"/>
      <w:r w:rsidRPr="00366C87">
        <w:rPr>
          <w:rFonts w:ascii="Times New Roman" w:hAnsi="Times New Roman"/>
          <w:lang w:val="pt-BR"/>
        </w:rPr>
        <w:t>2</w:t>
      </w:r>
      <w:proofErr w:type="gramEnd"/>
      <w:r w:rsidR="00CA2750">
        <w:rPr>
          <w:rFonts w:ascii="Times New Roman" w:hAnsi="Times New Roman"/>
          <w:lang w:val="pt-BR"/>
        </w:rPr>
        <w:t>,</w:t>
      </w:r>
      <w:r w:rsidRPr="00366C87">
        <w:rPr>
          <w:rFonts w:ascii="Times New Roman" w:hAnsi="Times New Roman"/>
          <w:lang w:val="pt-BR"/>
        </w:rPr>
        <w:t xml:space="preserve"> temos o exato oposto, v</w:t>
      </w:r>
      <w:r w:rsidR="00EA0444">
        <w:rPr>
          <w:rFonts w:ascii="Times New Roman" w:hAnsi="Times New Roman"/>
          <w:lang w:val="pt-BR"/>
        </w:rPr>
        <w:t>isto que é possível identificar</w:t>
      </w:r>
      <w:r w:rsidR="00EA0444" w:rsidRPr="00EA0444">
        <w:rPr>
          <w:rFonts w:ascii="Times New Roman" w:hAnsi="Times New Roman"/>
          <w:lang w:val="pt-BR"/>
        </w:rPr>
        <w:t xml:space="preserve"> </w:t>
      </w:r>
      <w:r w:rsidR="00EA0444">
        <w:rPr>
          <w:rFonts w:ascii="Times New Roman" w:hAnsi="Times New Roman"/>
          <w:lang w:val="pt-BR"/>
        </w:rPr>
        <w:t>um</w:t>
      </w:r>
      <w:r w:rsidR="00EA0444" w:rsidRPr="00CA2750">
        <w:rPr>
          <w:rFonts w:ascii="Times New Roman" w:hAnsi="Times New Roman" w:cs="Times New Roman"/>
          <w:lang w:val="pt-BR"/>
        </w:rPr>
        <w:t xml:space="preserve"> caráter mais informal e </w:t>
      </w:r>
      <w:r w:rsidR="00EA0444">
        <w:rPr>
          <w:rFonts w:ascii="Times New Roman" w:hAnsi="Times New Roman"/>
          <w:lang w:val="pt-BR"/>
        </w:rPr>
        <w:t>um</w:t>
      </w:r>
      <w:r w:rsidR="00EA0444" w:rsidRPr="00366C87">
        <w:rPr>
          <w:rFonts w:ascii="Times New Roman" w:hAnsi="Times New Roman"/>
          <w:lang w:val="pt-BR"/>
        </w:rPr>
        <w:t xml:space="preserve"> vocabulário mais semelhante àquele falado,</w:t>
      </w:r>
      <w:r w:rsidR="00EA0444">
        <w:rPr>
          <w:rFonts w:ascii="Times New Roman" w:hAnsi="Times New Roman"/>
          <w:lang w:val="pt-BR"/>
        </w:rPr>
        <w:t xml:space="preserve"> além de </w:t>
      </w:r>
      <w:r w:rsidR="00EA0444" w:rsidRPr="00CA2750">
        <w:rPr>
          <w:rFonts w:ascii="Times New Roman" w:hAnsi="Times New Roman" w:cs="Times New Roman"/>
          <w:lang w:val="pt-BR"/>
        </w:rPr>
        <w:t xml:space="preserve">marcas de oralidade, presentes, por exemplo, no uso de </w:t>
      </w:r>
      <w:proofErr w:type="gramStart"/>
      <w:r w:rsidR="00EA0444" w:rsidRPr="00CA2750">
        <w:rPr>
          <w:rFonts w:ascii="Times New Roman" w:hAnsi="Times New Roman" w:cs="Times New Roman"/>
          <w:lang w:val="pt-BR"/>
        </w:rPr>
        <w:t>contrações</w:t>
      </w:r>
      <w:proofErr w:type="gramEnd"/>
      <w:r w:rsidR="00EA0444" w:rsidRPr="00CA2750">
        <w:rPr>
          <w:rFonts w:ascii="Times New Roman" w:hAnsi="Times New Roman" w:cs="Times New Roman"/>
          <w:lang w:val="pt-BR"/>
        </w:rPr>
        <w:t xml:space="preserve"> e abreviações como “pra” (para), “pro” (para o), “dês” (desde), “</w:t>
      </w:r>
      <w:proofErr w:type="spellStart"/>
      <w:r w:rsidR="00EA0444" w:rsidRPr="00CA2750">
        <w:rPr>
          <w:rFonts w:ascii="Times New Roman" w:hAnsi="Times New Roman" w:cs="Times New Roman"/>
          <w:lang w:val="pt-BR"/>
        </w:rPr>
        <w:t>seo</w:t>
      </w:r>
      <w:proofErr w:type="spellEnd"/>
      <w:r w:rsidR="00EA0444" w:rsidRPr="00CA2750">
        <w:rPr>
          <w:rFonts w:ascii="Times New Roman" w:hAnsi="Times New Roman" w:cs="Times New Roman"/>
          <w:lang w:val="pt-BR"/>
        </w:rPr>
        <w:t>” (senhor) e “</w:t>
      </w:r>
      <w:proofErr w:type="spellStart"/>
      <w:r w:rsidR="00EA0444" w:rsidRPr="00CA2750">
        <w:rPr>
          <w:rFonts w:ascii="Times New Roman" w:hAnsi="Times New Roman" w:cs="Times New Roman"/>
          <w:lang w:val="pt-BR"/>
        </w:rPr>
        <w:t>ce</w:t>
      </w:r>
      <w:proofErr w:type="spellEnd"/>
      <w:r w:rsidR="00EA0444" w:rsidRPr="00CA2750">
        <w:rPr>
          <w:rFonts w:ascii="Times New Roman" w:hAnsi="Times New Roman" w:cs="Times New Roman"/>
          <w:lang w:val="pt-BR"/>
        </w:rPr>
        <w:t>” (você) e expressões coloquiais como “as gentes”, “</w:t>
      </w:r>
      <w:proofErr w:type="spellStart"/>
      <w:r w:rsidR="00EA0444" w:rsidRPr="00CA2750">
        <w:rPr>
          <w:rFonts w:ascii="Times New Roman" w:hAnsi="Times New Roman" w:cs="Times New Roman"/>
          <w:lang w:val="pt-BR"/>
        </w:rPr>
        <w:t>seo</w:t>
      </w:r>
      <w:proofErr w:type="spellEnd"/>
      <w:r w:rsidR="00EA0444" w:rsidRPr="00CA2750">
        <w:rPr>
          <w:rFonts w:ascii="Times New Roman" w:hAnsi="Times New Roman" w:cs="Times New Roman"/>
          <w:lang w:val="pt-BR"/>
        </w:rPr>
        <w:t xml:space="preserve"> doutor” e “</w:t>
      </w:r>
      <w:proofErr w:type="spellStart"/>
      <w:r w:rsidR="00EA0444" w:rsidRPr="00CA2750">
        <w:rPr>
          <w:rFonts w:ascii="Times New Roman" w:hAnsi="Times New Roman" w:cs="Times New Roman"/>
          <w:lang w:val="pt-BR"/>
        </w:rPr>
        <w:t>apois</w:t>
      </w:r>
      <w:proofErr w:type="spellEnd"/>
      <w:r w:rsidR="00EA0444" w:rsidRPr="00CA2750">
        <w:rPr>
          <w:rFonts w:ascii="Times New Roman" w:hAnsi="Times New Roman" w:cs="Times New Roman"/>
          <w:lang w:val="pt-BR"/>
        </w:rPr>
        <w:t>”.</w:t>
      </w:r>
    </w:p>
    <w:p w:rsidR="00DB23A3" w:rsidRPr="00CA2750" w:rsidRDefault="00F1265F" w:rsidP="00BE1E6C">
      <w:pPr>
        <w:spacing w:line="360" w:lineRule="auto"/>
        <w:ind w:firstLine="709"/>
        <w:jc w:val="both"/>
        <w:rPr>
          <w:rFonts w:ascii="Times New Roman" w:hAnsi="Times New Roman" w:cs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 xml:space="preserve">Assim, pode-se dizer que a coloquialidade da linguagem utilizada no segundo excerto remete a um grupo social específico, </w:t>
      </w:r>
      <w:r w:rsidR="00BE1E6C" w:rsidRPr="00CA2750">
        <w:rPr>
          <w:rFonts w:ascii="Times New Roman" w:hAnsi="Times New Roman" w:cs="Times New Roman"/>
          <w:lang w:val="pt-BR"/>
        </w:rPr>
        <w:t>caracterizado</w:t>
      </w:r>
      <w:r w:rsidRPr="00CA2750">
        <w:rPr>
          <w:rFonts w:ascii="Times New Roman" w:hAnsi="Times New Roman" w:cs="Times New Roman"/>
          <w:lang w:val="pt-BR"/>
        </w:rPr>
        <w:t xml:space="preserve"> por usar um dialeto</w:t>
      </w:r>
      <w:r w:rsidR="00BE1E6C" w:rsidRPr="00CA2750">
        <w:rPr>
          <w:rFonts w:ascii="Times New Roman" w:hAnsi="Times New Roman" w:cs="Times New Roman"/>
          <w:lang w:val="pt-BR"/>
        </w:rPr>
        <w:t xml:space="preserve"> mais</w:t>
      </w:r>
      <w:r w:rsidRPr="00CA2750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A2750">
        <w:rPr>
          <w:rFonts w:ascii="Times New Roman" w:hAnsi="Times New Roman" w:cs="Times New Roman"/>
          <w:lang w:val="pt-BR"/>
        </w:rPr>
        <w:t>interioriano</w:t>
      </w:r>
      <w:proofErr w:type="spellEnd"/>
      <w:r w:rsidRPr="00CA2750">
        <w:rPr>
          <w:rFonts w:ascii="Times New Roman" w:hAnsi="Times New Roman" w:cs="Times New Roman"/>
          <w:lang w:val="pt-BR"/>
        </w:rPr>
        <w:t xml:space="preserve">, </w:t>
      </w:r>
      <w:r w:rsidR="00DB23A3" w:rsidRPr="00BE1E6C">
        <w:rPr>
          <w:rFonts w:ascii="Times New Roman" w:hAnsi="Times New Roman"/>
          <w:lang w:val="pt-BR"/>
        </w:rPr>
        <w:t>em especial</w:t>
      </w:r>
      <w:r w:rsidRPr="00BE1E6C">
        <w:rPr>
          <w:rFonts w:ascii="Times New Roman" w:hAnsi="Times New Roman"/>
          <w:lang w:val="pt-BR"/>
        </w:rPr>
        <w:t>,</w:t>
      </w:r>
      <w:r w:rsidR="00DB23A3" w:rsidRPr="00BE1E6C">
        <w:rPr>
          <w:rFonts w:ascii="Times New Roman" w:hAnsi="Times New Roman"/>
          <w:lang w:val="pt-BR"/>
        </w:rPr>
        <w:t xml:space="preserve"> o nordestino. </w:t>
      </w:r>
      <w:r w:rsidR="00BE1E6C" w:rsidRPr="00CA2750">
        <w:rPr>
          <w:rFonts w:ascii="Times New Roman" w:hAnsi="Times New Roman" w:cs="Times New Roman"/>
          <w:lang w:val="pt-BR"/>
        </w:rPr>
        <w:t>Isso se deve ao</w:t>
      </w:r>
      <w:r w:rsidR="00CA2750">
        <w:rPr>
          <w:rFonts w:ascii="Times New Roman" w:hAnsi="Times New Roman" w:cs="Times New Roman"/>
          <w:lang w:val="pt-BR"/>
        </w:rPr>
        <w:t>s</w:t>
      </w:r>
      <w:r w:rsidR="00BE1E6C" w:rsidRPr="00CA2750">
        <w:rPr>
          <w:rFonts w:ascii="Times New Roman" w:hAnsi="Times New Roman" w:cs="Times New Roman"/>
          <w:lang w:val="pt-BR"/>
        </w:rPr>
        <w:t xml:space="preserve"> contexto</w:t>
      </w:r>
      <w:r w:rsidR="00CA2750">
        <w:rPr>
          <w:rFonts w:ascii="Times New Roman" w:hAnsi="Times New Roman" w:cs="Times New Roman"/>
          <w:lang w:val="pt-BR"/>
        </w:rPr>
        <w:t>s</w:t>
      </w:r>
      <w:r w:rsidR="00BE1E6C" w:rsidRPr="00CA2750">
        <w:rPr>
          <w:rFonts w:ascii="Times New Roman" w:hAnsi="Times New Roman" w:cs="Times New Roman"/>
          <w:lang w:val="pt-BR"/>
        </w:rPr>
        <w:t xml:space="preserve"> </w:t>
      </w:r>
      <w:r w:rsidR="00BE1E6C" w:rsidRPr="00CA2750">
        <w:rPr>
          <w:rFonts w:ascii="Times New Roman" w:hAnsi="Times New Roman" w:cs="Times New Roman"/>
          <w:lang w:val="pt-BR"/>
        </w:rPr>
        <w:lastRenderedPageBreak/>
        <w:t>cultural e geográfico que o tradutor atribuiu para o texto: o sertão brasileiro. Ao fazer essa escolha, adaptou-se toda a referência cultural – consequentemente toda linguagem e vocabulário.</w:t>
      </w:r>
    </w:p>
    <w:p w:rsidR="00D33347" w:rsidRDefault="00852ED4" w:rsidP="00D33347">
      <w:pPr>
        <w:spacing w:line="360" w:lineRule="auto"/>
        <w:ind w:firstLine="709"/>
        <w:jc w:val="both"/>
        <w:rPr>
          <w:rFonts w:ascii="Times New Roman" w:hAnsi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 xml:space="preserve">Diferentemente deste, </w:t>
      </w:r>
      <w:ins w:id="3" w:author="Parecerista" w:date="2017-06-17T16:21:00Z">
        <w:r w:rsidR="008F5019">
          <w:rPr>
            <w:rFonts w:ascii="Times New Roman" w:hAnsi="Times New Roman" w:cs="Times New Roman"/>
            <w:lang w:val="pt-BR"/>
          </w:rPr>
          <w:t>n</w:t>
        </w:r>
      </w:ins>
      <w:r w:rsidRPr="00CA2750">
        <w:rPr>
          <w:rFonts w:ascii="Times New Roman" w:hAnsi="Times New Roman" w:cs="Times New Roman"/>
          <w:lang w:val="pt-BR"/>
        </w:rPr>
        <w:t>o primeiro texto,</w:t>
      </w:r>
      <w:r w:rsidRPr="00852ED4">
        <w:rPr>
          <w:rFonts w:ascii="Times New Roman" w:hAnsi="Times New Roman"/>
          <w:lang w:val="pt-BR"/>
        </w:rPr>
        <w:t xml:space="preserve"> </w:t>
      </w:r>
      <w:r w:rsidRPr="00366C87">
        <w:rPr>
          <w:rFonts w:ascii="Times New Roman" w:hAnsi="Times New Roman"/>
          <w:lang w:val="pt-BR"/>
        </w:rPr>
        <w:t>que muito provavelmente foi mantido o mais fiel possível ao original</w:t>
      </w:r>
      <w:r>
        <w:rPr>
          <w:rFonts w:ascii="Times New Roman" w:hAnsi="Times New Roman"/>
          <w:lang w:val="pt-BR"/>
        </w:rPr>
        <w:t xml:space="preserve"> –</w:t>
      </w:r>
      <w:r w:rsidRPr="00CA2750">
        <w:rPr>
          <w:rFonts w:ascii="Times New Roman" w:hAnsi="Times New Roman" w:cs="Times New Roman"/>
          <w:lang w:val="pt-BR"/>
        </w:rPr>
        <w:t xml:space="preserve"> em se tratando do contexto cultural e geográfico –, o tradutor manteve o ambiente rural europeu, mais especificamente alemão, próximo à fronteira holandesa, na costa do Mar do Norte. Por isso, as referências culturais e os vocábulos</w:t>
      </w:r>
      <w:r w:rsidR="00952FDD" w:rsidRPr="00CA2750">
        <w:rPr>
          <w:rFonts w:ascii="Times New Roman" w:hAnsi="Times New Roman" w:cs="Times New Roman"/>
          <w:lang w:val="pt-BR"/>
        </w:rPr>
        <w:t xml:space="preserve">, </w:t>
      </w:r>
      <w:r w:rsidR="00842C05" w:rsidRPr="00CA2750">
        <w:rPr>
          <w:rFonts w:ascii="Times New Roman" w:hAnsi="Times New Roman" w:cs="Times New Roman"/>
          <w:lang w:val="pt-BR"/>
        </w:rPr>
        <w:t>expressões</w:t>
      </w:r>
      <w:r w:rsidR="00952FDD" w:rsidRPr="00CA2750">
        <w:rPr>
          <w:rFonts w:ascii="Times New Roman" w:hAnsi="Times New Roman" w:cs="Times New Roman"/>
          <w:lang w:val="pt-BR"/>
        </w:rPr>
        <w:t xml:space="preserve"> como “senhor-dos-diques”, “barragens”, “eclusas”, “bússolas”, “cronômetros náuticos”, “agrimensor”, a menção à Frísia, o conhecimento de características típicas de certo povo (“frísios são bons de cálculo”), o fato de o senhor-dos-diques trabalhar apenas no outono e na primavera, indicando a impossibilidade do trabalho no inverno, já que as estações são bem marcadas, sua caracterização como loiro, a língua que eles falam (alemão) e a que não falam, porém têm contato</w:t>
      </w:r>
      <w:ins w:id="4" w:author="Parecerista" w:date="2017-06-17T16:22:00Z">
        <w:r w:rsidR="008F5019">
          <w:rPr>
            <w:rFonts w:ascii="Times New Roman" w:hAnsi="Times New Roman" w:cs="Times New Roman"/>
            <w:lang w:val="pt-BR"/>
          </w:rPr>
          <w:t xml:space="preserve"> com ela</w:t>
        </w:r>
      </w:ins>
      <w:r w:rsidR="00952FDD" w:rsidRPr="00CA2750">
        <w:rPr>
          <w:rFonts w:ascii="Times New Roman" w:hAnsi="Times New Roman" w:cs="Times New Roman"/>
          <w:lang w:val="pt-BR"/>
        </w:rPr>
        <w:t xml:space="preserve"> (holandês), e finalmente, o nome do personagem “</w:t>
      </w:r>
      <w:proofErr w:type="spellStart"/>
      <w:r w:rsidR="00952FDD" w:rsidRPr="00CA2750">
        <w:rPr>
          <w:rFonts w:ascii="Times New Roman" w:hAnsi="Times New Roman" w:cs="Times New Roman"/>
          <w:lang w:val="pt-BR"/>
        </w:rPr>
        <w:t>Tede</w:t>
      </w:r>
      <w:proofErr w:type="spellEnd"/>
      <w:r w:rsidR="00952FDD" w:rsidRPr="00CA2750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="00952FDD" w:rsidRPr="00CA2750">
        <w:rPr>
          <w:rFonts w:ascii="Times New Roman" w:hAnsi="Times New Roman" w:cs="Times New Roman"/>
          <w:lang w:val="pt-BR"/>
        </w:rPr>
        <w:t>Haien</w:t>
      </w:r>
      <w:proofErr w:type="spellEnd"/>
      <w:r w:rsidR="00952FDD" w:rsidRPr="00CA2750">
        <w:rPr>
          <w:rFonts w:ascii="Times New Roman" w:hAnsi="Times New Roman" w:cs="Times New Roman"/>
          <w:lang w:val="pt-BR"/>
        </w:rPr>
        <w:t xml:space="preserve">” </w:t>
      </w:r>
      <w:proofErr w:type="gramStart"/>
      <w:r w:rsidR="00952FDD" w:rsidRPr="00CA2750">
        <w:rPr>
          <w:rFonts w:ascii="Times New Roman" w:hAnsi="Times New Roman" w:cs="Times New Roman"/>
          <w:lang w:val="pt-BR"/>
        </w:rPr>
        <w:t>c</w:t>
      </w:r>
      <w:r>
        <w:rPr>
          <w:rFonts w:ascii="Times New Roman" w:hAnsi="Times New Roman"/>
          <w:lang w:val="pt-BR"/>
        </w:rPr>
        <w:t>ontribuem</w:t>
      </w:r>
      <w:proofErr w:type="gramEnd"/>
      <w:r>
        <w:rPr>
          <w:rFonts w:ascii="Times New Roman" w:hAnsi="Times New Roman"/>
          <w:lang w:val="pt-BR"/>
        </w:rPr>
        <w:t xml:space="preserve"> para localizar o excerto </w:t>
      </w:r>
      <w:r w:rsidR="00952FDD">
        <w:rPr>
          <w:rFonts w:ascii="Times New Roman" w:hAnsi="Times New Roman"/>
          <w:lang w:val="pt-BR"/>
        </w:rPr>
        <w:t>tanto cultural quanto geograficamente</w:t>
      </w:r>
      <w:r w:rsidR="00DD23EA">
        <w:rPr>
          <w:rFonts w:ascii="Times New Roman" w:hAnsi="Times New Roman"/>
          <w:lang w:val="pt-BR"/>
        </w:rPr>
        <w:t>.</w:t>
      </w:r>
    </w:p>
    <w:p w:rsidR="0081127C" w:rsidRPr="00366C87" w:rsidRDefault="00DD23EA" w:rsidP="00D33347">
      <w:pPr>
        <w:spacing w:line="360" w:lineRule="auto"/>
        <w:ind w:firstLine="709"/>
        <w:jc w:val="both"/>
        <w:rPr>
          <w:rFonts w:ascii="Times New Roman" w:hAnsi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>Já no segundo</w:t>
      </w:r>
      <w:r w:rsidR="009564F6">
        <w:rPr>
          <w:rFonts w:ascii="Times New Roman" w:hAnsi="Times New Roman" w:cs="Times New Roman"/>
          <w:lang w:val="pt-BR"/>
        </w:rPr>
        <w:t xml:space="preserve"> texto</w:t>
      </w:r>
      <w:r w:rsidRPr="00CA2750">
        <w:rPr>
          <w:rFonts w:ascii="Times New Roman" w:hAnsi="Times New Roman" w:cs="Times New Roman"/>
          <w:lang w:val="pt-BR"/>
        </w:rPr>
        <w:t>, termos como “coronel”, “senhor dos sertões”, “chapadão”, “aguaceiro” e “gado” ambientam um lugar completamente diverso. As estações são agora divididas em duas: das secas e “chuvosa”; “</w:t>
      </w:r>
      <w:proofErr w:type="spellStart"/>
      <w:r w:rsidRPr="00CA2750">
        <w:rPr>
          <w:rFonts w:ascii="Times New Roman" w:hAnsi="Times New Roman" w:cs="Times New Roman"/>
          <w:lang w:val="pt-BR"/>
        </w:rPr>
        <w:t>Tede</w:t>
      </w:r>
      <w:proofErr w:type="spellEnd"/>
      <w:r w:rsidRPr="00CA2750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A2750">
        <w:rPr>
          <w:rFonts w:ascii="Times New Roman" w:hAnsi="Times New Roman" w:cs="Times New Roman"/>
          <w:lang w:val="pt-BR"/>
        </w:rPr>
        <w:t>Haien</w:t>
      </w:r>
      <w:proofErr w:type="spellEnd"/>
      <w:r w:rsidRPr="00CA2750">
        <w:rPr>
          <w:rFonts w:ascii="Times New Roman" w:hAnsi="Times New Roman" w:cs="Times New Roman"/>
          <w:lang w:val="pt-BR"/>
        </w:rPr>
        <w:t>” é agora “Teodorico Mendes”; o tema hidráulico, do cálculo, da geometria, da vida entre duas nações e as suas consequências (conflito/contato com duas línguas) não está mais presente.</w:t>
      </w:r>
      <w:r w:rsidR="00A25718" w:rsidRPr="00CA2750">
        <w:rPr>
          <w:rFonts w:ascii="Times New Roman" w:hAnsi="Times New Roman" w:cs="Times New Roman"/>
          <w:lang w:val="pt-BR"/>
        </w:rPr>
        <w:t xml:space="preserve"> O Euclides, que no primeiro trecho se refere ao matemático platônico, o “Pai da Geometria”, e cuja obra está escrita em </w:t>
      </w:r>
      <w:r w:rsidR="00A25718" w:rsidRPr="00366C87">
        <w:rPr>
          <w:rFonts w:ascii="Times New Roman" w:hAnsi="Times New Roman"/>
          <w:lang w:val="pt-BR"/>
        </w:rPr>
        <w:t>holandês</w:t>
      </w:r>
      <w:r w:rsidR="00A25718">
        <w:rPr>
          <w:rFonts w:ascii="Times New Roman" w:hAnsi="Times New Roman"/>
          <w:lang w:val="pt-BR"/>
        </w:rPr>
        <w:t xml:space="preserve"> –</w:t>
      </w:r>
      <w:r w:rsidR="00A25718" w:rsidRPr="00366C87">
        <w:rPr>
          <w:rFonts w:ascii="Times New Roman" w:hAnsi="Times New Roman"/>
          <w:lang w:val="pt-BR"/>
        </w:rPr>
        <w:t xml:space="preserve"> ou seja, uma língua completamente diferente</w:t>
      </w:r>
      <w:r w:rsidR="00A25718">
        <w:rPr>
          <w:rFonts w:ascii="Times New Roman" w:hAnsi="Times New Roman"/>
          <w:lang w:val="pt-BR"/>
        </w:rPr>
        <w:t xml:space="preserve"> da entendida pel</w:t>
      </w:r>
      <w:r w:rsidR="00A25718" w:rsidRPr="00366C87">
        <w:rPr>
          <w:rFonts w:ascii="Times New Roman" w:hAnsi="Times New Roman"/>
          <w:lang w:val="pt-BR"/>
        </w:rPr>
        <w:t>o personagem</w:t>
      </w:r>
      <w:r w:rsidR="00A25718">
        <w:rPr>
          <w:rFonts w:ascii="Times New Roman" w:hAnsi="Times New Roman"/>
          <w:lang w:val="pt-BR"/>
        </w:rPr>
        <w:t xml:space="preserve"> –</w:t>
      </w:r>
      <w:r w:rsidR="00A25718" w:rsidRPr="00CA2750">
        <w:rPr>
          <w:rFonts w:ascii="Times New Roman" w:hAnsi="Times New Roman" w:cs="Times New Roman"/>
          <w:lang w:val="pt-BR"/>
        </w:rPr>
        <w:t xml:space="preserve"> no segundo </w:t>
      </w:r>
      <w:commentRangeStart w:id="5"/>
      <w:r w:rsidR="00A25718" w:rsidRPr="00CA2750">
        <w:rPr>
          <w:rFonts w:ascii="Times New Roman" w:hAnsi="Times New Roman" w:cs="Times New Roman"/>
          <w:lang w:val="pt-BR"/>
        </w:rPr>
        <w:t xml:space="preserve">fica </w:t>
      </w:r>
      <w:proofErr w:type="gramStart"/>
      <w:r w:rsidR="00A25718" w:rsidRPr="00CA2750">
        <w:rPr>
          <w:rFonts w:ascii="Times New Roman" w:hAnsi="Times New Roman" w:cs="Times New Roman"/>
          <w:lang w:val="pt-BR"/>
        </w:rPr>
        <w:t>incerto</w:t>
      </w:r>
      <w:proofErr w:type="gramEnd"/>
      <w:r w:rsidR="00A25718" w:rsidRPr="00CA2750">
        <w:rPr>
          <w:rFonts w:ascii="Times New Roman" w:hAnsi="Times New Roman" w:cs="Times New Roman"/>
          <w:lang w:val="pt-BR"/>
        </w:rPr>
        <w:t xml:space="preserve"> quem seja</w:t>
      </w:r>
      <w:commentRangeEnd w:id="5"/>
      <w:r w:rsidR="008F5019">
        <w:rPr>
          <w:rStyle w:val="Refdecomentrio"/>
        </w:rPr>
        <w:commentReference w:id="5"/>
      </w:r>
      <w:r w:rsidR="00A25718" w:rsidRPr="00CA2750">
        <w:rPr>
          <w:rFonts w:ascii="Times New Roman" w:hAnsi="Times New Roman" w:cs="Times New Roman"/>
          <w:lang w:val="pt-BR"/>
        </w:rPr>
        <w:t>, e a diferença da tradução de “os frísios são bons de cálculos” e “o sertanejo é um forte” permi</w:t>
      </w:r>
      <w:r w:rsidR="00F62124" w:rsidRPr="00CA2750">
        <w:rPr>
          <w:rFonts w:ascii="Times New Roman" w:hAnsi="Times New Roman" w:cs="Times New Roman"/>
          <w:lang w:val="pt-BR"/>
        </w:rPr>
        <w:t>te</w:t>
      </w:r>
      <w:r w:rsidR="00A25718" w:rsidRPr="00CA2750">
        <w:rPr>
          <w:rFonts w:ascii="Times New Roman" w:hAnsi="Times New Roman" w:cs="Times New Roman"/>
          <w:lang w:val="pt-BR"/>
        </w:rPr>
        <w:t xml:space="preserve"> que se interprete essa figura também como Euclides da Cunha, o autor de </w:t>
      </w:r>
      <w:r w:rsidR="00A25718" w:rsidRPr="00CA2750">
        <w:rPr>
          <w:rFonts w:ascii="Times New Roman" w:hAnsi="Times New Roman" w:cs="Times New Roman"/>
          <w:i/>
          <w:lang w:val="pt-BR"/>
        </w:rPr>
        <w:t>Os Sertões</w:t>
      </w:r>
      <w:r w:rsidR="00A25718" w:rsidRPr="00CA2750">
        <w:rPr>
          <w:rFonts w:ascii="Times New Roman" w:hAnsi="Times New Roman" w:cs="Times New Roman"/>
          <w:lang w:val="pt-BR"/>
        </w:rPr>
        <w:t>.</w:t>
      </w:r>
      <w:r w:rsidR="0081127C" w:rsidRPr="00CA2750">
        <w:rPr>
          <w:rFonts w:ascii="Times New Roman" w:hAnsi="Times New Roman" w:cs="Times New Roman"/>
          <w:lang w:val="pt-BR"/>
        </w:rPr>
        <w:t xml:space="preserve"> Além disso, o que no primeiro excerto é uma barreira entre línguas diferentes – alemão e holandês – cuja “gramática holandesa” poderá ajudar a ultrapassar, no segundo, com o uso de “dicionário” ao invés de “gramática holandesa”, torna-se uma barreira entre dialetos: </w:t>
      </w:r>
      <w:r w:rsidR="0081127C" w:rsidRPr="00366C87">
        <w:rPr>
          <w:rFonts w:ascii="Times New Roman" w:hAnsi="Times New Roman"/>
          <w:lang w:val="pt-BR"/>
        </w:rPr>
        <w:t xml:space="preserve">o livro </w:t>
      </w:r>
      <w:r w:rsidR="0081127C">
        <w:rPr>
          <w:rFonts w:ascii="Times New Roman" w:hAnsi="Times New Roman"/>
          <w:lang w:val="pt-BR"/>
        </w:rPr>
        <w:t>foi escrito</w:t>
      </w:r>
      <w:r w:rsidR="0081127C" w:rsidRPr="00366C87">
        <w:rPr>
          <w:rFonts w:ascii="Times New Roman" w:hAnsi="Times New Roman"/>
          <w:lang w:val="pt-BR"/>
        </w:rPr>
        <w:t xml:space="preserve"> na mesma língua do personagem (</w:t>
      </w:r>
      <w:r w:rsidR="0081127C">
        <w:rPr>
          <w:rFonts w:ascii="Times New Roman" w:hAnsi="Times New Roman"/>
          <w:lang w:val="pt-BR"/>
        </w:rPr>
        <w:t xml:space="preserve">no caso, </w:t>
      </w:r>
      <w:r w:rsidR="0081127C" w:rsidRPr="00366C87">
        <w:rPr>
          <w:rFonts w:ascii="Times New Roman" w:hAnsi="Times New Roman"/>
          <w:lang w:val="pt-BR"/>
        </w:rPr>
        <w:t xml:space="preserve">português), </w:t>
      </w:r>
      <w:r w:rsidR="0081127C" w:rsidRPr="00366C87">
        <w:rPr>
          <w:rFonts w:ascii="Times New Roman" w:hAnsi="Times New Roman"/>
          <w:lang w:val="pt-BR"/>
        </w:rPr>
        <w:lastRenderedPageBreak/>
        <w:t>porém</w:t>
      </w:r>
      <w:r w:rsidR="0081127C">
        <w:rPr>
          <w:rFonts w:ascii="Times New Roman" w:hAnsi="Times New Roman"/>
          <w:lang w:val="pt-BR"/>
        </w:rPr>
        <w:t>,</w:t>
      </w:r>
      <w:r w:rsidR="0081127C" w:rsidRPr="00366C87">
        <w:rPr>
          <w:rFonts w:ascii="Times New Roman" w:hAnsi="Times New Roman"/>
          <w:lang w:val="pt-BR"/>
        </w:rPr>
        <w:t xml:space="preserve"> </w:t>
      </w:r>
      <w:r w:rsidR="0081127C" w:rsidRPr="00CA2750">
        <w:rPr>
          <w:rFonts w:ascii="Times New Roman" w:hAnsi="Times New Roman" w:cs="Times New Roman"/>
          <w:lang w:val="pt-BR"/>
        </w:rPr>
        <w:t xml:space="preserve">a dificuldade </w:t>
      </w:r>
      <w:r w:rsidR="00D33347" w:rsidRPr="00CA2750">
        <w:rPr>
          <w:rFonts w:ascii="Times New Roman" w:hAnsi="Times New Roman" w:cs="Times New Roman"/>
          <w:lang w:val="pt-BR"/>
        </w:rPr>
        <w:t xml:space="preserve">não </w:t>
      </w:r>
      <w:r w:rsidR="0081127C" w:rsidRPr="00CA2750">
        <w:rPr>
          <w:rFonts w:ascii="Times New Roman" w:hAnsi="Times New Roman" w:cs="Times New Roman"/>
          <w:lang w:val="pt-BR"/>
        </w:rPr>
        <w:t xml:space="preserve">era com outra língua, mas sim com </w:t>
      </w:r>
      <w:r w:rsidR="00D33347" w:rsidRPr="00CA2750">
        <w:rPr>
          <w:rFonts w:ascii="Times New Roman" w:hAnsi="Times New Roman" w:cs="Times New Roman"/>
          <w:lang w:val="pt-BR"/>
        </w:rPr>
        <w:t>o dialeto</w:t>
      </w:r>
      <w:r w:rsidR="0081127C" w:rsidRPr="00CA2750">
        <w:rPr>
          <w:rFonts w:ascii="Times New Roman" w:hAnsi="Times New Roman" w:cs="Times New Roman"/>
          <w:lang w:val="pt-BR"/>
        </w:rPr>
        <w:t xml:space="preserve"> cult</w:t>
      </w:r>
      <w:r w:rsidR="00D33347" w:rsidRPr="00CA2750">
        <w:rPr>
          <w:rFonts w:ascii="Times New Roman" w:hAnsi="Times New Roman" w:cs="Times New Roman"/>
          <w:lang w:val="pt-BR"/>
        </w:rPr>
        <w:t>o</w:t>
      </w:r>
      <w:r w:rsidR="0081127C" w:rsidRPr="00CA2750">
        <w:rPr>
          <w:rFonts w:ascii="Times New Roman" w:hAnsi="Times New Roman" w:cs="Times New Roman"/>
          <w:lang w:val="pt-BR"/>
        </w:rPr>
        <w:t xml:space="preserve">; </w:t>
      </w:r>
      <w:r w:rsidR="0081127C" w:rsidRPr="00366C87">
        <w:rPr>
          <w:rFonts w:ascii="Times New Roman" w:hAnsi="Times New Roman"/>
          <w:lang w:val="pt-BR"/>
        </w:rPr>
        <w:t>ele não o entende</w:t>
      </w:r>
      <w:proofErr w:type="gramStart"/>
      <w:r w:rsidR="0081127C" w:rsidRPr="00366C87">
        <w:rPr>
          <w:rFonts w:ascii="Times New Roman" w:hAnsi="Times New Roman"/>
          <w:lang w:val="pt-BR"/>
        </w:rPr>
        <w:t xml:space="preserve"> pois</w:t>
      </w:r>
      <w:proofErr w:type="gramEnd"/>
      <w:r w:rsidR="0081127C" w:rsidRPr="00366C87">
        <w:rPr>
          <w:rFonts w:ascii="Times New Roman" w:hAnsi="Times New Roman"/>
          <w:lang w:val="pt-BR"/>
        </w:rPr>
        <w:t xml:space="preserve"> o dialeto é culto</w:t>
      </w:r>
      <w:r w:rsidR="0081127C">
        <w:rPr>
          <w:rFonts w:ascii="Times New Roman" w:hAnsi="Times New Roman"/>
          <w:lang w:val="pt-BR"/>
        </w:rPr>
        <w:t>,</w:t>
      </w:r>
      <w:r w:rsidR="0081127C" w:rsidRPr="00366C87">
        <w:rPr>
          <w:rFonts w:ascii="Times New Roman" w:hAnsi="Times New Roman"/>
          <w:lang w:val="pt-BR"/>
        </w:rPr>
        <w:t xml:space="preserve"> e o dele, coloquial.</w:t>
      </w:r>
    </w:p>
    <w:p w:rsidR="00253680" w:rsidRDefault="00DB23A3" w:rsidP="00253680">
      <w:pPr>
        <w:spacing w:line="360" w:lineRule="auto"/>
        <w:ind w:firstLine="720"/>
        <w:jc w:val="both"/>
        <w:rPr>
          <w:rFonts w:ascii="Times New Roman" w:hAnsi="Times New Roman"/>
          <w:lang w:val="pt-BR"/>
        </w:rPr>
      </w:pPr>
      <w:r w:rsidRPr="00366C87">
        <w:rPr>
          <w:rFonts w:ascii="Times New Roman" w:hAnsi="Times New Roman"/>
          <w:lang w:val="pt-BR"/>
        </w:rPr>
        <w:t xml:space="preserve">Apesar de a língua </w:t>
      </w:r>
      <w:r w:rsidR="00366C87" w:rsidRPr="00366C87">
        <w:rPr>
          <w:rFonts w:ascii="Times New Roman" w:hAnsi="Times New Roman"/>
          <w:lang w:val="pt-BR"/>
        </w:rPr>
        <w:t xml:space="preserve">de chegada </w:t>
      </w:r>
      <w:r w:rsidRPr="00366C87">
        <w:rPr>
          <w:rFonts w:ascii="Times New Roman" w:hAnsi="Times New Roman"/>
          <w:lang w:val="pt-BR"/>
        </w:rPr>
        <w:t>ser o português em amb</w:t>
      </w:r>
      <w:r w:rsidR="008E24B0">
        <w:rPr>
          <w:rFonts w:ascii="Times New Roman" w:hAnsi="Times New Roman"/>
          <w:lang w:val="pt-BR"/>
        </w:rPr>
        <w:t>a</w:t>
      </w:r>
      <w:r w:rsidRPr="00366C87">
        <w:rPr>
          <w:rFonts w:ascii="Times New Roman" w:hAnsi="Times New Roman"/>
          <w:lang w:val="pt-BR"/>
        </w:rPr>
        <w:t>s</w:t>
      </w:r>
      <w:r w:rsidR="008E24B0">
        <w:rPr>
          <w:rFonts w:ascii="Times New Roman" w:hAnsi="Times New Roman"/>
          <w:lang w:val="pt-BR"/>
        </w:rPr>
        <w:t xml:space="preserve"> as traduções, </w:t>
      </w:r>
      <w:r w:rsidRPr="00366C87">
        <w:rPr>
          <w:rFonts w:ascii="Times New Roman" w:hAnsi="Times New Roman"/>
          <w:lang w:val="pt-BR"/>
        </w:rPr>
        <w:t xml:space="preserve">a leitura </w:t>
      </w:r>
      <w:r w:rsidR="008E24B0">
        <w:rPr>
          <w:rFonts w:ascii="Times New Roman" w:hAnsi="Times New Roman"/>
          <w:lang w:val="pt-BR"/>
        </w:rPr>
        <w:t xml:space="preserve">do </w:t>
      </w:r>
      <w:proofErr w:type="gramStart"/>
      <w:r w:rsidR="008E24B0">
        <w:rPr>
          <w:rFonts w:ascii="Times New Roman" w:hAnsi="Times New Roman"/>
          <w:lang w:val="pt-BR"/>
        </w:rPr>
        <w:t>1</w:t>
      </w:r>
      <w:proofErr w:type="gramEnd"/>
      <w:r w:rsidR="008E24B0">
        <w:rPr>
          <w:rFonts w:ascii="Times New Roman" w:hAnsi="Times New Roman"/>
          <w:lang w:val="pt-BR"/>
        </w:rPr>
        <w:t xml:space="preserve"> </w:t>
      </w:r>
      <w:r w:rsidRPr="00366C87">
        <w:rPr>
          <w:rFonts w:ascii="Times New Roman" w:hAnsi="Times New Roman"/>
          <w:lang w:val="pt-BR"/>
        </w:rPr>
        <w:t xml:space="preserve">é mais fácil para os que </w:t>
      </w:r>
      <w:r w:rsidR="008E24B0">
        <w:rPr>
          <w:rFonts w:ascii="Times New Roman" w:hAnsi="Times New Roman"/>
          <w:lang w:val="pt-BR"/>
        </w:rPr>
        <w:t>es</w:t>
      </w:r>
      <w:r w:rsidR="00D33347">
        <w:rPr>
          <w:rFonts w:ascii="Times New Roman" w:hAnsi="Times New Roman"/>
          <w:lang w:val="pt-BR"/>
        </w:rPr>
        <w:t>t</w:t>
      </w:r>
      <w:r w:rsidRPr="00366C87">
        <w:rPr>
          <w:rFonts w:ascii="Times New Roman" w:hAnsi="Times New Roman"/>
          <w:lang w:val="pt-BR"/>
        </w:rPr>
        <w:t xml:space="preserve">ão habituados com a linguagem </w:t>
      </w:r>
      <w:r w:rsidR="0081127C">
        <w:rPr>
          <w:rFonts w:ascii="Times New Roman" w:hAnsi="Times New Roman"/>
          <w:lang w:val="pt-BR"/>
        </w:rPr>
        <w:t>padrão</w:t>
      </w:r>
      <w:r w:rsidR="008E24B0">
        <w:rPr>
          <w:rFonts w:ascii="Times New Roman" w:hAnsi="Times New Roman"/>
          <w:lang w:val="pt-BR"/>
        </w:rPr>
        <w:t>,</w:t>
      </w:r>
      <w:r w:rsidRPr="00366C87">
        <w:rPr>
          <w:rFonts w:ascii="Times New Roman" w:hAnsi="Times New Roman"/>
          <w:lang w:val="pt-BR"/>
        </w:rPr>
        <w:t xml:space="preserve"> e </w:t>
      </w:r>
      <w:r w:rsidR="008E24B0">
        <w:rPr>
          <w:rFonts w:ascii="Times New Roman" w:hAnsi="Times New Roman"/>
          <w:lang w:val="pt-BR"/>
        </w:rPr>
        <w:t>o 2</w:t>
      </w:r>
      <w:r w:rsidRPr="00366C87">
        <w:rPr>
          <w:rFonts w:ascii="Times New Roman" w:hAnsi="Times New Roman"/>
          <w:lang w:val="pt-BR"/>
        </w:rPr>
        <w:t>, com uma construção muito específica do</w:t>
      </w:r>
      <w:r w:rsidR="008E24B0">
        <w:rPr>
          <w:rFonts w:ascii="Times New Roman" w:hAnsi="Times New Roman"/>
          <w:lang w:val="pt-BR"/>
        </w:rPr>
        <w:t xml:space="preserve"> dialeto interiorano</w:t>
      </w:r>
      <w:r w:rsidRPr="00366C87">
        <w:rPr>
          <w:rFonts w:ascii="Times New Roman" w:hAnsi="Times New Roman"/>
          <w:lang w:val="pt-BR"/>
        </w:rPr>
        <w:t xml:space="preserve">, </w:t>
      </w:r>
      <w:r w:rsidR="008E24B0">
        <w:rPr>
          <w:rFonts w:ascii="Times New Roman" w:hAnsi="Times New Roman"/>
          <w:lang w:val="pt-BR"/>
        </w:rPr>
        <w:t xml:space="preserve">pode </w:t>
      </w:r>
      <w:r w:rsidRPr="00366C87">
        <w:rPr>
          <w:rFonts w:ascii="Times New Roman" w:hAnsi="Times New Roman"/>
          <w:lang w:val="pt-BR"/>
        </w:rPr>
        <w:t>torna</w:t>
      </w:r>
      <w:r w:rsidR="008E24B0">
        <w:rPr>
          <w:rFonts w:ascii="Times New Roman" w:hAnsi="Times New Roman"/>
          <w:lang w:val="pt-BR"/>
        </w:rPr>
        <w:t>r</w:t>
      </w:r>
      <w:r w:rsidRPr="00366C87">
        <w:rPr>
          <w:rFonts w:ascii="Times New Roman" w:hAnsi="Times New Roman"/>
          <w:lang w:val="pt-BR"/>
        </w:rPr>
        <w:t xml:space="preserve"> a interpretação mais complicada para o público de outras regiões.</w:t>
      </w:r>
      <w:r w:rsidR="008E24B0">
        <w:rPr>
          <w:rFonts w:ascii="Times New Roman" w:hAnsi="Times New Roman"/>
          <w:lang w:val="pt-BR"/>
        </w:rPr>
        <w:t xml:space="preserve"> No entanto, </w:t>
      </w:r>
      <w:r w:rsidR="008E24B0" w:rsidRPr="00366C87">
        <w:rPr>
          <w:rFonts w:ascii="Times New Roman" w:hAnsi="Times New Roman"/>
          <w:lang w:val="pt-BR"/>
        </w:rPr>
        <w:t xml:space="preserve">é </w:t>
      </w:r>
      <w:r w:rsidR="008E24B0">
        <w:rPr>
          <w:rFonts w:ascii="Times New Roman" w:hAnsi="Times New Roman"/>
          <w:lang w:val="pt-BR"/>
        </w:rPr>
        <w:t xml:space="preserve">possível </w:t>
      </w:r>
      <w:r w:rsidRPr="00366C87">
        <w:rPr>
          <w:rFonts w:ascii="Times New Roman" w:hAnsi="Times New Roman"/>
          <w:lang w:val="pt-BR"/>
        </w:rPr>
        <w:t>identificar que ambos os excertos partiram do mesmo texto estrangeiro, já que as referências e o significado</w:t>
      </w:r>
      <w:r w:rsidR="008E24B0">
        <w:rPr>
          <w:rFonts w:ascii="Times New Roman" w:hAnsi="Times New Roman"/>
          <w:lang w:val="pt-BR"/>
        </w:rPr>
        <w:t xml:space="preserve"> geral são</w:t>
      </w:r>
      <w:r w:rsidRPr="00366C87">
        <w:rPr>
          <w:rFonts w:ascii="Times New Roman" w:hAnsi="Times New Roman"/>
          <w:lang w:val="pt-BR"/>
        </w:rPr>
        <w:t xml:space="preserve"> o</w:t>
      </w:r>
      <w:r w:rsidR="008E24B0">
        <w:rPr>
          <w:rFonts w:ascii="Times New Roman" w:hAnsi="Times New Roman"/>
          <w:lang w:val="pt-BR"/>
        </w:rPr>
        <w:t>s</w:t>
      </w:r>
      <w:r w:rsidRPr="00366C87">
        <w:rPr>
          <w:rFonts w:ascii="Times New Roman" w:hAnsi="Times New Roman"/>
          <w:lang w:val="pt-BR"/>
        </w:rPr>
        <w:t xml:space="preserve"> mesmo</w:t>
      </w:r>
      <w:r w:rsidR="008E24B0">
        <w:rPr>
          <w:rFonts w:ascii="Times New Roman" w:hAnsi="Times New Roman"/>
          <w:lang w:val="pt-BR"/>
        </w:rPr>
        <w:t>s</w:t>
      </w:r>
      <w:r w:rsidRPr="00366C87">
        <w:rPr>
          <w:rFonts w:ascii="Times New Roman" w:hAnsi="Times New Roman"/>
          <w:lang w:val="pt-BR"/>
        </w:rPr>
        <w:t xml:space="preserve">. </w:t>
      </w:r>
    </w:p>
    <w:p w:rsidR="001869D3" w:rsidRPr="00CA2750" w:rsidRDefault="00253680" w:rsidP="001869D3">
      <w:pPr>
        <w:spacing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 xml:space="preserve">Partindo do princípio de “é simplesmente impossível, em algum momento, não julgar” (BRITTO, 2007, p. 3), visto que, “mais cedo ou mais tarde, somos levados a fazer juízos de valor” (Idem), e que é necessário estabelecer determinados parâmetros para julgar traduções, diante da comparação das características de cada excerto, é possível analisá-los, de acordo com </w:t>
      </w:r>
      <w:proofErr w:type="spellStart"/>
      <w:r w:rsidRPr="00CA2750">
        <w:rPr>
          <w:rFonts w:ascii="Times New Roman" w:hAnsi="Times New Roman" w:cs="Times New Roman"/>
          <w:lang w:val="pt-BR"/>
        </w:rPr>
        <w:t>Venutti</w:t>
      </w:r>
      <w:proofErr w:type="spellEnd"/>
      <w:r w:rsidRPr="00CA2750">
        <w:rPr>
          <w:rFonts w:ascii="Times New Roman" w:hAnsi="Times New Roman" w:cs="Times New Roman"/>
          <w:lang w:val="pt-BR"/>
        </w:rPr>
        <w:t xml:space="preserve"> (1998), em termos do emprego de uma abordagem “domesticadora” ou de uma “</w:t>
      </w:r>
      <w:proofErr w:type="spellStart"/>
      <w:r w:rsidRPr="00CA2750">
        <w:rPr>
          <w:rFonts w:ascii="Times New Roman" w:hAnsi="Times New Roman" w:cs="Times New Roman"/>
          <w:lang w:val="pt-BR"/>
        </w:rPr>
        <w:t>estrangeirizante</w:t>
      </w:r>
      <w:proofErr w:type="spellEnd"/>
      <w:r w:rsidRPr="00CA2750">
        <w:rPr>
          <w:rFonts w:ascii="Times New Roman" w:hAnsi="Times New Roman" w:cs="Times New Roman"/>
          <w:lang w:val="pt-BR"/>
        </w:rPr>
        <w:t>”. A escolha entre priorizar a cultura-meta ou texto-fonte fica clara no contraste entre expressões que contêm marcas da cultura-fonte – nesse caso, a alemã do norte – como as já citadas “senhor-dos-diques”, “barragens” e a conservação do nome “</w:t>
      </w:r>
      <w:proofErr w:type="spellStart"/>
      <w:r w:rsidRPr="00CA2750">
        <w:rPr>
          <w:rFonts w:ascii="Times New Roman" w:hAnsi="Times New Roman" w:cs="Times New Roman"/>
          <w:lang w:val="pt-BR"/>
        </w:rPr>
        <w:t>Tede</w:t>
      </w:r>
      <w:proofErr w:type="spellEnd"/>
      <w:r w:rsidRPr="00CA2750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A2750">
        <w:rPr>
          <w:rFonts w:ascii="Times New Roman" w:hAnsi="Times New Roman" w:cs="Times New Roman"/>
          <w:lang w:val="pt-BR"/>
        </w:rPr>
        <w:t>Haien</w:t>
      </w:r>
      <w:proofErr w:type="spellEnd"/>
      <w:r w:rsidRPr="00CA2750">
        <w:rPr>
          <w:rFonts w:ascii="Times New Roman" w:hAnsi="Times New Roman" w:cs="Times New Roman"/>
          <w:lang w:val="pt-BR"/>
        </w:rPr>
        <w:t xml:space="preserve">” do primeiro trecho e expressões que expõem as escolhas do tradutor em adequar a linguagem-fonte à cultura-meta, como “senhor dos sertões”, “chapadão” e “Teodorico Mendes”, além da inferência ao trecho do romance de Euclides da Cunha, do segundo excerto. </w:t>
      </w:r>
      <w:r w:rsidR="00D33347" w:rsidRPr="00CA2750">
        <w:rPr>
          <w:rFonts w:ascii="Times New Roman" w:hAnsi="Times New Roman" w:cs="Times New Roman"/>
          <w:lang w:val="pt-BR"/>
        </w:rPr>
        <w:t>Assim</w:t>
      </w:r>
      <w:r w:rsidR="008B77A8" w:rsidRPr="00CA2750">
        <w:rPr>
          <w:rFonts w:ascii="Times New Roman" w:hAnsi="Times New Roman" w:cs="Times New Roman"/>
          <w:lang w:val="pt-BR"/>
        </w:rPr>
        <w:t xml:space="preserve">, a segunda tradução, domesticada, aproxima-se do que </w:t>
      </w:r>
      <w:proofErr w:type="spellStart"/>
      <w:r w:rsidR="008B77A8" w:rsidRPr="00CA2750">
        <w:rPr>
          <w:rFonts w:ascii="Times New Roman" w:hAnsi="Times New Roman" w:cs="Times New Roman"/>
          <w:lang w:val="pt-BR"/>
        </w:rPr>
        <w:t>Venutti</w:t>
      </w:r>
      <w:proofErr w:type="spellEnd"/>
      <w:r w:rsidR="008B77A8" w:rsidRPr="00CA2750">
        <w:rPr>
          <w:rFonts w:ascii="Times New Roman" w:hAnsi="Times New Roman" w:cs="Times New Roman"/>
          <w:lang w:val="pt-BR"/>
        </w:rPr>
        <w:t xml:space="preserve"> (1998) chama de adaptação – contribuindo para a formação da ideia de identidade cultural, uma vez que cria um cânone adaptado aos valores domésticos, deslocando a literatura estra</w:t>
      </w:r>
      <w:ins w:id="6" w:author="Parecerista" w:date="2017-06-17T16:26:00Z">
        <w:r w:rsidR="008F5019">
          <w:rPr>
            <w:rFonts w:ascii="Times New Roman" w:hAnsi="Times New Roman" w:cs="Times New Roman"/>
            <w:lang w:val="pt-BR"/>
          </w:rPr>
          <w:t>n</w:t>
        </w:r>
      </w:ins>
      <w:r w:rsidR="008B77A8" w:rsidRPr="00CA2750">
        <w:rPr>
          <w:rFonts w:ascii="Times New Roman" w:hAnsi="Times New Roman" w:cs="Times New Roman"/>
          <w:lang w:val="pt-BR"/>
        </w:rPr>
        <w:t>geira de sua própria história.</w:t>
      </w:r>
    </w:p>
    <w:p w:rsidR="00366C87" w:rsidRPr="00CA2750" w:rsidRDefault="001869D3" w:rsidP="001869D3">
      <w:pPr>
        <w:spacing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 xml:space="preserve">Nesse sentido, outro ponto a ser considerado é a escolha dos dialetos usados nos trechos: a linguagem mais próxima do português culto padrão do primeiro, que elimina traços de registros “não padrão”, pode ser relacionada, segundo Milton (2002), a certa homogeneização, enquanto o dialeto interiorano, o “caipira” do segundo, priorizaria uma escolha pela correspondência de um dialeto considerado “equivalente”. Ambas, no entanto, estão sujeitas a interferências não </w:t>
      </w:r>
      <w:r w:rsidRPr="00CA2750">
        <w:rPr>
          <w:rFonts w:ascii="Times New Roman" w:hAnsi="Times New Roman" w:cs="Times New Roman"/>
          <w:lang w:val="pt-BR"/>
        </w:rPr>
        <w:lastRenderedPageBreak/>
        <w:t xml:space="preserve">só de escolhas pessoais dos tradutores, mas relacionadas ao mercado editorial brasileiro </w:t>
      </w:r>
      <w:r w:rsidR="00D33347" w:rsidRPr="00CA2750">
        <w:rPr>
          <w:rFonts w:ascii="Times New Roman" w:hAnsi="Times New Roman" w:cs="Times New Roman"/>
          <w:lang w:val="pt-BR"/>
        </w:rPr>
        <w:t>como um todo,</w:t>
      </w:r>
      <w:r w:rsidRPr="00CA2750">
        <w:rPr>
          <w:rFonts w:ascii="Times New Roman" w:hAnsi="Times New Roman" w:cs="Times New Roman"/>
          <w:lang w:val="pt-BR"/>
        </w:rPr>
        <w:t xml:space="preserve"> que, em suma, pode ser indicativo nas diferenças encontradas nos projetos de tradução usados nos dois trechos.</w:t>
      </w:r>
    </w:p>
    <w:p w:rsidR="00DB23A3" w:rsidRDefault="00DB23A3" w:rsidP="005F3EFB">
      <w:pPr>
        <w:spacing w:line="360" w:lineRule="auto"/>
        <w:jc w:val="both"/>
        <w:rPr>
          <w:rFonts w:ascii="Times New Roman" w:hAnsi="Times New Roman"/>
          <w:lang w:val="pt-BR"/>
        </w:rPr>
      </w:pPr>
      <w:r w:rsidRPr="00366C87">
        <w:rPr>
          <w:rFonts w:ascii="Times New Roman" w:hAnsi="Times New Roman"/>
          <w:lang w:val="pt-BR"/>
        </w:rPr>
        <w:tab/>
      </w:r>
    </w:p>
    <w:p w:rsidR="001869D3" w:rsidRDefault="001869D3" w:rsidP="005F3EFB">
      <w:pPr>
        <w:spacing w:line="360" w:lineRule="auto"/>
        <w:jc w:val="both"/>
        <w:rPr>
          <w:rFonts w:ascii="Times New Roman" w:hAnsi="Times New Roman"/>
          <w:lang w:val="pt-BR"/>
        </w:rPr>
      </w:pPr>
      <w:r w:rsidRPr="001869D3">
        <w:rPr>
          <w:rFonts w:ascii="Times New Roman" w:hAnsi="Times New Roman"/>
          <w:b/>
          <w:lang w:val="pt-BR"/>
        </w:rPr>
        <w:t>REFERÊNCIAS</w:t>
      </w:r>
    </w:p>
    <w:p w:rsidR="001869D3" w:rsidRPr="00CA2750" w:rsidRDefault="001869D3" w:rsidP="001869D3">
      <w:pPr>
        <w:spacing w:after="200"/>
        <w:ind w:left="504" w:hanging="504"/>
        <w:jc w:val="both"/>
        <w:rPr>
          <w:rFonts w:ascii="Times New Roman" w:hAnsi="Times New Roman" w:cs="Times New Roman"/>
          <w:lang w:val="pt-BR"/>
        </w:rPr>
      </w:pPr>
    </w:p>
    <w:p w:rsidR="001869D3" w:rsidRPr="00CA2750" w:rsidRDefault="001869D3" w:rsidP="001869D3">
      <w:pPr>
        <w:spacing w:after="200"/>
        <w:ind w:left="504" w:hanging="504"/>
        <w:jc w:val="both"/>
        <w:rPr>
          <w:rFonts w:ascii="Times New Roman" w:hAnsi="Times New Roman" w:cs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 xml:space="preserve">BRITTO, P. H. É possível avaliar traduções? </w:t>
      </w:r>
      <w:r w:rsidRPr="00CA2750">
        <w:rPr>
          <w:rFonts w:ascii="Times New Roman" w:hAnsi="Times New Roman" w:cs="Times New Roman"/>
          <w:i/>
          <w:lang w:val="pt-BR"/>
        </w:rPr>
        <w:t>Tradução em Revista</w:t>
      </w:r>
      <w:r w:rsidRPr="00CA2750">
        <w:rPr>
          <w:rFonts w:ascii="Times New Roman" w:hAnsi="Times New Roman" w:cs="Times New Roman"/>
          <w:lang w:val="pt-BR"/>
        </w:rPr>
        <w:t>, Rio de Janeiro, n. 4, p. 1-12, 2007.</w:t>
      </w:r>
    </w:p>
    <w:p w:rsidR="00D33347" w:rsidRPr="00CA2750" w:rsidRDefault="001869D3" w:rsidP="00D33347">
      <w:pPr>
        <w:spacing w:after="200"/>
        <w:ind w:left="504" w:hanging="504"/>
        <w:jc w:val="both"/>
        <w:rPr>
          <w:rFonts w:ascii="Times New Roman" w:hAnsi="Times New Roman" w:cs="Times New Roman"/>
          <w:lang w:val="pt-BR"/>
        </w:rPr>
      </w:pPr>
      <w:r w:rsidRPr="00CA2750">
        <w:rPr>
          <w:rFonts w:ascii="Times New Roman" w:hAnsi="Times New Roman" w:cs="Times New Roman"/>
          <w:lang w:val="pt-BR"/>
        </w:rPr>
        <w:t xml:space="preserve">MILTON, J. Clubes de livros e o Clube do Livro. In: ______. </w:t>
      </w:r>
      <w:r w:rsidRPr="00CA2750">
        <w:rPr>
          <w:rFonts w:ascii="Times New Roman" w:hAnsi="Times New Roman" w:cs="Times New Roman"/>
          <w:i/>
          <w:iCs/>
          <w:lang w:val="pt-BR"/>
        </w:rPr>
        <w:t>O clube do livro e a tradução</w:t>
      </w:r>
      <w:r w:rsidRPr="00CA2750">
        <w:rPr>
          <w:rFonts w:ascii="Times New Roman" w:hAnsi="Times New Roman" w:cs="Times New Roman"/>
          <w:lang w:val="pt-BR"/>
        </w:rPr>
        <w:t>. Bauru: EDUSC, 2002.</w:t>
      </w:r>
      <w:r w:rsidR="00D33347" w:rsidRPr="00CA2750">
        <w:rPr>
          <w:rFonts w:ascii="Times New Roman" w:hAnsi="Times New Roman" w:cs="Times New Roman"/>
          <w:lang w:val="pt-BR"/>
        </w:rPr>
        <w:t xml:space="preserve"> Cap. 1, p. 17-78.</w:t>
      </w:r>
    </w:p>
    <w:p w:rsidR="001869D3" w:rsidRPr="00603F02" w:rsidRDefault="001869D3" w:rsidP="00D33347">
      <w:pPr>
        <w:spacing w:after="200"/>
        <w:ind w:left="504" w:hanging="504"/>
        <w:jc w:val="both"/>
        <w:rPr>
          <w:rFonts w:ascii="Times New Roman" w:hAnsi="Times New Roman" w:cs="Times New Roman"/>
        </w:rPr>
      </w:pPr>
      <w:r w:rsidRPr="00CA2750">
        <w:rPr>
          <w:rFonts w:ascii="Times New Roman" w:hAnsi="Times New Roman" w:cs="Times New Roman"/>
          <w:lang w:val="pt-BR"/>
        </w:rPr>
        <w:t xml:space="preserve">VENUTI, L. A tradução e a formação de identidades culturais. Tradução de Lenita </w:t>
      </w:r>
      <w:proofErr w:type="gramStart"/>
      <w:r w:rsidRPr="00CA2750">
        <w:rPr>
          <w:rFonts w:ascii="Times New Roman" w:hAnsi="Times New Roman" w:cs="Times New Roman"/>
          <w:lang w:val="pt-BR"/>
        </w:rPr>
        <w:t>R.</w:t>
      </w:r>
      <w:proofErr w:type="gramEnd"/>
      <w:r w:rsidRPr="00CA2750">
        <w:rPr>
          <w:rFonts w:ascii="Times New Roman" w:hAnsi="Times New Roman" w:cs="Times New Roman"/>
          <w:lang w:val="pt-BR"/>
        </w:rPr>
        <w:t xml:space="preserve"> Esteves. In: SIGNORINI, Inês (Org.). </w:t>
      </w:r>
      <w:proofErr w:type="gramStart"/>
      <w:r w:rsidRPr="00CA2750">
        <w:rPr>
          <w:rFonts w:ascii="Times New Roman" w:hAnsi="Times New Roman" w:cs="Times New Roman"/>
          <w:i/>
          <w:lang w:val="pt-BR"/>
        </w:rPr>
        <w:t>Língua(</w:t>
      </w:r>
      <w:proofErr w:type="spellStart"/>
      <w:proofErr w:type="gramEnd"/>
      <w:r w:rsidRPr="00CA2750">
        <w:rPr>
          <w:rFonts w:ascii="Times New Roman" w:hAnsi="Times New Roman" w:cs="Times New Roman"/>
          <w:i/>
          <w:lang w:val="pt-BR"/>
        </w:rPr>
        <w:t>gem</w:t>
      </w:r>
      <w:proofErr w:type="spellEnd"/>
      <w:r w:rsidRPr="00CA2750">
        <w:rPr>
          <w:rFonts w:ascii="Times New Roman" w:hAnsi="Times New Roman" w:cs="Times New Roman"/>
          <w:i/>
          <w:lang w:val="pt-BR"/>
        </w:rPr>
        <w:t>) e identidade</w:t>
      </w:r>
      <w:r w:rsidRPr="00CA2750">
        <w:rPr>
          <w:rFonts w:ascii="Times New Roman" w:hAnsi="Times New Roman" w:cs="Times New Roman"/>
          <w:lang w:val="pt-BR"/>
        </w:rPr>
        <w:t xml:space="preserve">. Campinas: Mercado de Letras, 1998. </w:t>
      </w:r>
      <w:r w:rsidRPr="00603F02">
        <w:rPr>
          <w:rFonts w:ascii="Times New Roman" w:hAnsi="Times New Roman" w:cs="Times New Roman"/>
        </w:rPr>
        <w:t>Cap. 3, p. 173-200.</w:t>
      </w:r>
    </w:p>
    <w:p w:rsidR="001869D3" w:rsidRPr="00366C87" w:rsidRDefault="001869D3" w:rsidP="005F3EFB">
      <w:pPr>
        <w:spacing w:line="360" w:lineRule="auto"/>
        <w:jc w:val="both"/>
        <w:rPr>
          <w:rFonts w:ascii="Times New Roman" w:hAnsi="Times New Roman"/>
          <w:lang w:val="pt-BR"/>
        </w:rPr>
      </w:pPr>
    </w:p>
    <w:sectPr w:rsidR="001869D3" w:rsidRPr="00366C87" w:rsidSect="00F877E1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Parecerista" w:date="2017-06-17T16:24:00Z" w:initials="p">
    <w:p w:rsidR="008F5019" w:rsidRPr="008F5019" w:rsidRDefault="008F501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8F5019">
        <w:rPr>
          <w:lang w:val="pt-BR"/>
        </w:rPr>
        <w:t>É o Euclides da Cunha, qu</w:t>
      </w:r>
      <w:r>
        <w:rPr>
          <w:lang w:val="pt-BR"/>
        </w:rPr>
        <w:t xml:space="preserve">e era engenheiro e em </w:t>
      </w:r>
      <w:r>
        <w:rPr>
          <w:i/>
          <w:lang w:val="pt-BR"/>
        </w:rPr>
        <w:t xml:space="preserve">Os Sertões </w:t>
      </w:r>
      <w:r>
        <w:rPr>
          <w:lang w:val="pt-BR"/>
        </w:rPr>
        <w:t xml:space="preserve">faz apontamentos sobre a geografia e o clima da região sobre a qual escreve.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446" w:rsidRDefault="00C33446" w:rsidP="00F877E1">
      <w:r>
        <w:separator/>
      </w:r>
    </w:p>
  </w:endnote>
  <w:endnote w:type="continuationSeparator" w:id="0">
    <w:p w:rsidR="00C33446" w:rsidRDefault="00C33446" w:rsidP="00F8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ple SD 산돌고딕 Neo 일반체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446" w:rsidRDefault="00C33446" w:rsidP="00F877E1">
      <w:r>
        <w:separator/>
      </w:r>
    </w:p>
  </w:footnote>
  <w:footnote w:type="continuationSeparator" w:id="0">
    <w:p w:rsidR="00C33446" w:rsidRDefault="00C33446" w:rsidP="00F87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3A3"/>
    <w:rsid w:val="001869D3"/>
    <w:rsid w:val="00193941"/>
    <w:rsid w:val="00253680"/>
    <w:rsid w:val="00266351"/>
    <w:rsid w:val="00286DA7"/>
    <w:rsid w:val="00366C87"/>
    <w:rsid w:val="00535AA0"/>
    <w:rsid w:val="005A2BC8"/>
    <w:rsid w:val="005F3EFB"/>
    <w:rsid w:val="0081127C"/>
    <w:rsid w:val="00842C05"/>
    <w:rsid w:val="00852ED4"/>
    <w:rsid w:val="008B77A8"/>
    <w:rsid w:val="008E24B0"/>
    <w:rsid w:val="008F5019"/>
    <w:rsid w:val="00952FDD"/>
    <w:rsid w:val="009564F6"/>
    <w:rsid w:val="00A25718"/>
    <w:rsid w:val="00BE1E6C"/>
    <w:rsid w:val="00C322FA"/>
    <w:rsid w:val="00C33446"/>
    <w:rsid w:val="00CA2750"/>
    <w:rsid w:val="00D33347"/>
    <w:rsid w:val="00DB23A3"/>
    <w:rsid w:val="00DD23EA"/>
    <w:rsid w:val="00EA0444"/>
    <w:rsid w:val="00F1265F"/>
    <w:rsid w:val="00F57555"/>
    <w:rsid w:val="00F62124"/>
    <w:rsid w:val="00F8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77E1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77E1"/>
  </w:style>
  <w:style w:type="paragraph" w:styleId="Rodap">
    <w:name w:val="footer"/>
    <w:basedOn w:val="Normal"/>
    <w:link w:val="RodapChar"/>
    <w:uiPriority w:val="99"/>
    <w:unhideWhenUsed/>
    <w:rsid w:val="00F877E1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F877E1"/>
  </w:style>
  <w:style w:type="paragraph" w:customStyle="1" w:styleId="a">
    <w:name w:val="본문"/>
    <w:rsid w:val="0025368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ple SD 산돌고딕 Neo 일반체" w:eastAsia="Apple SD 산돌고딕 Neo 일반체" w:hAnsi="Apple SD 산돌고딕 Neo 일반체" w:cs="Apple SD 산돌고딕 Neo 일반체"/>
      <w:color w:val="000000"/>
      <w:sz w:val="22"/>
      <w:szCs w:val="22"/>
      <w:bdr w:val="nil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F50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501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501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50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501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50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50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77E1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77E1"/>
  </w:style>
  <w:style w:type="paragraph" w:styleId="Rodap">
    <w:name w:val="footer"/>
    <w:basedOn w:val="Normal"/>
    <w:link w:val="RodapChar"/>
    <w:uiPriority w:val="99"/>
    <w:unhideWhenUsed/>
    <w:rsid w:val="00F877E1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F877E1"/>
  </w:style>
  <w:style w:type="paragraph" w:customStyle="1" w:styleId="a">
    <w:name w:val="본문"/>
    <w:rsid w:val="0025368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ple SD 산돌고딕 Neo 일반체" w:eastAsia="Apple SD 산돌고딕 Neo 일반체" w:hAnsi="Apple SD 산돌고딕 Neo 일반체" w:cs="Apple SD 산돌고딕 Neo 일반체"/>
      <w:color w:val="000000"/>
      <w:sz w:val="22"/>
      <w:szCs w:val="22"/>
      <w:bdr w:val="nil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F50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501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501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50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501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50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50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7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1074</Words>
  <Characters>6128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7188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Giovanna Jorge</dc:creator>
  <cp:lastModifiedBy>Parecerista</cp:lastModifiedBy>
  <cp:revision>2</cp:revision>
  <dcterms:created xsi:type="dcterms:W3CDTF">2017-06-17T19:29:00Z</dcterms:created>
  <dcterms:modified xsi:type="dcterms:W3CDTF">2017-06-17T19:29:00Z</dcterms:modified>
</cp:coreProperties>
</file>
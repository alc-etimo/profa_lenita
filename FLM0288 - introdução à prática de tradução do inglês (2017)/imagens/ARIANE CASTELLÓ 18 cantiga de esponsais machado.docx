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72A7" w:rsidRPr="001E72A7" w:rsidRDefault="001E72A7" w:rsidP="001E72A7">
      <w:pPr>
        <w:spacing w:after="0" w:line="360" w:lineRule="auto"/>
        <w:jc w:val="both"/>
        <w:rPr>
          <w:rFonts w:ascii="Times New Roman" w:hAnsi="Times New Roman" w:cs="Times New Roman"/>
          <w:sz w:val="24"/>
          <w:szCs w:val="24"/>
          <w:lang w:val="pt-BR"/>
        </w:rPr>
      </w:pPr>
      <w:r w:rsidRPr="001E72A7">
        <w:rPr>
          <w:rFonts w:ascii="Times New Roman" w:hAnsi="Times New Roman" w:cs="Times New Roman"/>
          <w:sz w:val="24"/>
          <w:szCs w:val="24"/>
          <w:lang w:val="pt-BR"/>
        </w:rPr>
        <w:t>Segunda opção: excerto de “Cantiga de esponsais”, de Machado de Assis.</w:t>
      </w:r>
    </w:p>
    <w:p w:rsidR="001E72A7" w:rsidRDefault="00BC7E75" w:rsidP="001E72A7">
      <w:pPr>
        <w:spacing w:after="0" w:line="360" w:lineRule="auto"/>
        <w:jc w:val="both"/>
        <w:rPr>
          <w:rFonts w:ascii="Times New Roman" w:hAnsi="Times New Roman" w:cs="Times New Roman"/>
          <w:sz w:val="24"/>
          <w:szCs w:val="24"/>
          <w:lang w:val="pt-BR"/>
        </w:rPr>
      </w:pPr>
      <w:ins w:id="0" w:author="Parecerista" w:date="2017-11-15T12:55:00Z">
        <w:r>
          <w:rPr>
            <w:rFonts w:ascii="Times New Roman" w:hAnsi="Times New Roman" w:cs="Times New Roman"/>
            <w:sz w:val="24"/>
            <w:szCs w:val="24"/>
            <w:lang w:val="pt-BR"/>
          </w:rPr>
          <w:t>MUITO BOM SEU TRABALHO, PARABÉNS!</w:t>
        </w:r>
      </w:ins>
      <w:bookmarkStart w:id="1" w:name="_GoBack"/>
      <w:bookmarkEnd w:id="1"/>
    </w:p>
    <w:p w:rsidR="001E72A7" w:rsidRDefault="001E72A7" w:rsidP="001E72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Pr="001E72A7">
        <w:rPr>
          <w:rFonts w:ascii="Times New Roman" w:hAnsi="Times New Roman" w:cs="Times New Roman"/>
          <w:sz w:val="24"/>
          <w:szCs w:val="24"/>
        </w:rPr>
        <w:t xml:space="preserve">The end of the day found him no worse, and he did cope well throughout the night – not the nigger though, who barely </w:t>
      </w:r>
      <w:commentRangeStart w:id="2"/>
      <w:r w:rsidRPr="001E72A7">
        <w:rPr>
          <w:rFonts w:ascii="Times New Roman" w:hAnsi="Times New Roman" w:cs="Times New Roman"/>
          <w:sz w:val="24"/>
          <w:szCs w:val="24"/>
        </w:rPr>
        <w:t>caught</w:t>
      </w:r>
      <w:commentRangeEnd w:id="2"/>
      <w:r w:rsidR="005F6031">
        <w:rPr>
          <w:rStyle w:val="Refdecomentrio"/>
        </w:rPr>
        <w:commentReference w:id="2"/>
      </w:r>
      <w:r w:rsidRPr="001E72A7">
        <w:rPr>
          <w:rFonts w:ascii="Times New Roman" w:hAnsi="Times New Roman" w:cs="Times New Roman"/>
          <w:sz w:val="24"/>
          <w:szCs w:val="24"/>
        </w:rPr>
        <w:t xml:space="preserve"> two hours of sleep. The neighbo</w:t>
      </w:r>
      <w:ins w:id="3" w:author="Parecerista" w:date="2017-11-15T12:51:00Z">
        <w:r w:rsidR="005F6031">
          <w:rPr>
            <w:rFonts w:ascii="Times New Roman" w:hAnsi="Times New Roman" w:cs="Times New Roman"/>
            <w:sz w:val="24"/>
            <w:szCs w:val="24"/>
          </w:rPr>
          <w:t>rs</w:t>
        </w:r>
      </w:ins>
      <w:del w:id="4" w:author="Parecerista" w:date="2017-11-15T12:51:00Z">
        <w:r w:rsidRPr="001E72A7" w:rsidDel="005F6031">
          <w:rPr>
            <w:rFonts w:ascii="Times New Roman" w:hAnsi="Times New Roman" w:cs="Times New Roman"/>
            <w:sz w:val="24"/>
            <w:szCs w:val="24"/>
          </w:rPr>
          <w:delText>rhood</w:delText>
        </w:r>
      </w:del>
      <w:r w:rsidRPr="001E72A7">
        <w:rPr>
          <w:rFonts w:ascii="Times New Roman" w:hAnsi="Times New Roman" w:cs="Times New Roman"/>
          <w:sz w:val="24"/>
          <w:szCs w:val="24"/>
        </w:rPr>
        <w:t xml:space="preserve">, as soon as </w:t>
      </w:r>
      <w:ins w:id="5" w:author="Parecerista" w:date="2017-11-15T12:51:00Z">
        <w:r w:rsidR="005F6031">
          <w:rPr>
            <w:rFonts w:ascii="Times New Roman" w:hAnsi="Times New Roman" w:cs="Times New Roman"/>
            <w:sz w:val="24"/>
            <w:szCs w:val="24"/>
          </w:rPr>
          <w:t>they</w:t>
        </w:r>
      </w:ins>
      <w:del w:id="6" w:author="Parecerista" w:date="2017-11-15T12:51:00Z">
        <w:r w:rsidRPr="001E72A7" w:rsidDel="005F6031">
          <w:rPr>
            <w:rFonts w:ascii="Times New Roman" w:hAnsi="Times New Roman" w:cs="Times New Roman"/>
            <w:sz w:val="24"/>
            <w:szCs w:val="24"/>
          </w:rPr>
          <w:delText>it</w:delText>
        </w:r>
      </w:del>
      <w:r w:rsidRPr="001E72A7">
        <w:rPr>
          <w:rFonts w:ascii="Times New Roman" w:hAnsi="Times New Roman" w:cs="Times New Roman"/>
          <w:sz w:val="24"/>
          <w:szCs w:val="24"/>
        </w:rPr>
        <w:t xml:space="preserve"> heard about the</w:t>
      </w:r>
      <w:commentRangeStart w:id="7"/>
      <w:r w:rsidRPr="001E72A7">
        <w:rPr>
          <w:rFonts w:ascii="Times New Roman" w:hAnsi="Times New Roman" w:cs="Times New Roman"/>
          <w:sz w:val="24"/>
          <w:szCs w:val="24"/>
        </w:rPr>
        <w:t xml:space="preserve"> ordeal</w:t>
      </w:r>
      <w:commentRangeEnd w:id="7"/>
      <w:r w:rsidR="005F6031">
        <w:rPr>
          <w:rStyle w:val="Refdecomentrio"/>
        </w:rPr>
        <w:commentReference w:id="7"/>
      </w:r>
      <w:r w:rsidRPr="001E72A7">
        <w:rPr>
          <w:rFonts w:ascii="Times New Roman" w:hAnsi="Times New Roman" w:cs="Times New Roman"/>
          <w:sz w:val="24"/>
          <w:szCs w:val="24"/>
        </w:rPr>
        <w:t xml:space="preserve">, could not find anything else to talk about; those who had any kind of relationship with the master went to visit him. And they </w:t>
      </w:r>
      <w:r w:rsidR="00094D51">
        <w:rPr>
          <w:rFonts w:ascii="Times New Roman" w:hAnsi="Times New Roman" w:cs="Times New Roman"/>
          <w:sz w:val="24"/>
          <w:szCs w:val="24"/>
        </w:rPr>
        <w:t>told him not to worry</w:t>
      </w:r>
      <w:r w:rsidRPr="001E72A7">
        <w:rPr>
          <w:rFonts w:ascii="Times New Roman" w:hAnsi="Times New Roman" w:cs="Times New Roman"/>
          <w:sz w:val="24"/>
          <w:szCs w:val="24"/>
        </w:rPr>
        <w:t xml:space="preserve">, </w:t>
      </w:r>
      <w:r w:rsidR="00094D51">
        <w:rPr>
          <w:rFonts w:ascii="Times New Roman" w:hAnsi="Times New Roman" w:cs="Times New Roman"/>
          <w:sz w:val="24"/>
          <w:szCs w:val="24"/>
        </w:rPr>
        <w:t xml:space="preserve">that it was </w:t>
      </w:r>
      <w:r w:rsidRPr="001E72A7">
        <w:rPr>
          <w:rFonts w:ascii="Times New Roman" w:hAnsi="Times New Roman" w:cs="Times New Roman"/>
          <w:sz w:val="24"/>
          <w:szCs w:val="24"/>
        </w:rPr>
        <w:t xml:space="preserve">just some weather illness; someone jokingly teased it was all an act to avoid being clean swept by the apothecary in backgammon; someone else claimed it was a matter of the heart. Master </w:t>
      </w:r>
      <w:proofErr w:type="spellStart"/>
      <w:r w:rsidRPr="001E72A7">
        <w:rPr>
          <w:rFonts w:ascii="Times New Roman" w:hAnsi="Times New Roman" w:cs="Times New Roman"/>
          <w:sz w:val="24"/>
          <w:szCs w:val="24"/>
        </w:rPr>
        <w:t>Romão</w:t>
      </w:r>
      <w:proofErr w:type="spellEnd"/>
      <w:r w:rsidRPr="001E72A7">
        <w:rPr>
          <w:rFonts w:ascii="Times New Roman" w:hAnsi="Times New Roman" w:cs="Times New Roman"/>
          <w:sz w:val="24"/>
          <w:szCs w:val="24"/>
        </w:rPr>
        <w:t xml:space="preserve"> answered it all with a smile, but to </w:t>
      </w:r>
      <w:proofErr w:type="gramStart"/>
      <w:r w:rsidRPr="001E72A7">
        <w:rPr>
          <w:rFonts w:ascii="Times New Roman" w:hAnsi="Times New Roman" w:cs="Times New Roman"/>
          <w:sz w:val="24"/>
          <w:szCs w:val="24"/>
        </w:rPr>
        <w:t>himself</w:t>
      </w:r>
      <w:proofErr w:type="gramEnd"/>
      <w:r w:rsidRPr="001E72A7">
        <w:rPr>
          <w:rFonts w:ascii="Times New Roman" w:hAnsi="Times New Roman" w:cs="Times New Roman"/>
          <w:sz w:val="24"/>
          <w:szCs w:val="24"/>
        </w:rPr>
        <w:t xml:space="preserve"> he kept saying it was all over.</w:t>
      </w:r>
    </w:p>
    <w:p w:rsidR="001E72A7" w:rsidRPr="001E72A7" w:rsidRDefault="001E72A7" w:rsidP="001E72A7">
      <w:pPr>
        <w:spacing w:after="0" w:line="360" w:lineRule="auto"/>
        <w:jc w:val="both"/>
        <w:rPr>
          <w:rFonts w:ascii="Times New Roman" w:hAnsi="Times New Roman" w:cs="Times New Roman"/>
          <w:sz w:val="24"/>
          <w:szCs w:val="24"/>
        </w:rPr>
      </w:pPr>
      <w:r w:rsidRPr="001E72A7">
        <w:rPr>
          <w:rFonts w:ascii="Times New Roman" w:hAnsi="Times New Roman" w:cs="Times New Roman"/>
          <w:sz w:val="24"/>
          <w:szCs w:val="24"/>
        </w:rPr>
        <w:t xml:space="preserve"> </w:t>
      </w:r>
    </w:p>
    <w:p w:rsidR="001E72A7" w:rsidRPr="001E72A7" w:rsidRDefault="001E72A7" w:rsidP="001E72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 “</w:t>
      </w:r>
      <w:r w:rsidRPr="001E72A7">
        <w:rPr>
          <w:rFonts w:ascii="Times New Roman" w:hAnsi="Times New Roman" w:cs="Times New Roman"/>
          <w:sz w:val="24"/>
          <w:szCs w:val="24"/>
        </w:rPr>
        <w:t>This is the end of it,</w:t>
      </w:r>
      <w:r>
        <w:rPr>
          <w:rFonts w:ascii="Times New Roman" w:hAnsi="Times New Roman" w:cs="Times New Roman"/>
          <w:sz w:val="24"/>
          <w:szCs w:val="24"/>
        </w:rPr>
        <w:t>”</w:t>
      </w:r>
      <w:r w:rsidRPr="001E72A7">
        <w:rPr>
          <w:rFonts w:ascii="Times New Roman" w:hAnsi="Times New Roman" w:cs="Times New Roman"/>
          <w:sz w:val="24"/>
          <w:szCs w:val="24"/>
        </w:rPr>
        <w:t xml:space="preserve"> he thought.</w:t>
      </w:r>
    </w:p>
    <w:p w:rsidR="001E72A7" w:rsidRPr="001E72A7" w:rsidRDefault="001E72A7" w:rsidP="001E72A7">
      <w:pPr>
        <w:spacing w:after="0" w:line="360" w:lineRule="auto"/>
        <w:jc w:val="both"/>
        <w:rPr>
          <w:rFonts w:ascii="Times New Roman" w:hAnsi="Times New Roman" w:cs="Times New Roman"/>
          <w:sz w:val="24"/>
          <w:szCs w:val="24"/>
        </w:rPr>
      </w:pPr>
    </w:p>
    <w:p w:rsidR="001E72A7" w:rsidRPr="001E72A7" w:rsidRDefault="001E72A7" w:rsidP="001E72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sidRPr="001E72A7">
        <w:rPr>
          <w:rFonts w:ascii="Times New Roman" w:hAnsi="Times New Roman" w:cs="Times New Roman"/>
          <w:sz w:val="24"/>
          <w:szCs w:val="24"/>
        </w:rPr>
        <w:t>One morning, five days after the mass, the doctor found him genuinely ill, and that was what the master saw on the doctor’s expression behind the misleading words:</w:t>
      </w:r>
    </w:p>
    <w:p w:rsidR="001E72A7" w:rsidRPr="001E72A7" w:rsidRDefault="001E72A7" w:rsidP="001E72A7">
      <w:pPr>
        <w:spacing w:after="0" w:line="360" w:lineRule="auto"/>
        <w:jc w:val="both"/>
        <w:rPr>
          <w:rFonts w:ascii="Times New Roman" w:hAnsi="Times New Roman" w:cs="Times New Roman"/>
          <w:sz w:val="24"/>
          <w:szCs w:val="24"/>
        </w:rPr>
      </w:pPr>
    </w:p>
    <w:p w:rsidR="001E72A7" w:rsidRPr="001E72A7" w:rsidRDefault="001E72A7" w:rsidP="001E72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17. “</w:t>
      </w:r>
      <w:r w:rsidRPr="001E72A7">
        <w:rPr>
          <w:rFonts w:ascii="Times New Roman" w:hAnsi="Times New Roman" w:cs="Times New Roman"/>
          <w:sz w:val="24"/>
          <w:szCs w:val="24"/>
        </w:rPr>
        <w:t>This is nothing, but you must not mull over music…</w:t>
      </w:r>
      <w:r>
        <w:rPr>
          <w:rFonts w:ascii="Times New Roman" w:hAnsi="Times New Roman" w:cs="Times New Roman"/>
          <w:sz w:val="24"/>
          <w:szCs w:val="24"/>
        </w:rPr>
        <w:t>”</w:t>
      </w:r>
    </w:p>
    <w:p w:rsidR="001E72A7" w:rsidRPr="001E72A7" w:rsidRDefault="001E72A7" w:rsidP="001E72A7">
      <w:pPr>
        <w:spacing w:after="0" w:line="360" w:lineRule="auto"/>
        <w:jc w:val="both"/>
        <w:rPr>
          <w:rFonts w:ascii="Times New Roman" w:hAnsi="Times New Roman" w:cs="Times New Roman"/>
          <w:sz w:val="24"/>
          <w:szCs w:val="24"/>
        </w:rPr>
      </w:pPr>
    </w:p>
    <w:p w:rsidR="00DB4325" w:rsidRPr="001E72A7" w:rsidRDefault="001E72A7" w:rsidP="001E72A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18. </w:t>
      </w:r>
      <w:proofErr w:type="gramStart"/>
      <w:r w:rsidRPr="001E72A7">
        <w:rPr>
          <w:rFonts w:ascii="Times New Roman" w:hAnsi="Times New Roman" w:cs="Times New Roman"/>
          <w:sz w:val="24"/>
          <w:szCs w:val="24"/>
        </w:rPr>
        <w:t>Over</w:t>
      </w:r>
      <w:proofErr w:type="gramEnd"/>
      <w:r w:rsidRPr="001E72A7">
        <w:rPr>
          <w:rFonts w:ascii="Times New Roman" w:hAnsi="Times New Roman" w:cs="Times New Roman"/>
          <w:sz w:val="24"/>
          <w:szCs w:val="24"/>
        </w:rPr>
        <w:t xml:space="preserve"> music! It was precisely this word that got the master thinking. As soon as he was left alone</w:t>
      </w:r>
      <w:del w:id="8" w:author="Parecerista" w:date="2017-11-15T12:54:00Z">
        <w:r w:rsidRPr="001E72A7" w:rsidDel="005F6031">
          <w:rPr>
            <w:rFonts w:ascii="Times New Roman" w:hAnsi="Times New Roman" w:cs="Times New Roman"/>
            <w:sz w:val="24"/>
            <w:szCs w:val="24"/>
          </w:rPr>
          <w:delText>,</w:delText>
        </w:r>
      </w:del>
      <w:r w:rsidRPr="001E72A7">
        <w:rPr>
          <w:rFonts w:ascii="Times New Roman" w:hAnsi="Times New Roman" w:cs="Times New Roman"/>
          <w:sz w:val="24"/>
          <w:szCs w:val="24"/>
        </w:rPr>
        <w:t xml:space="preserve"> with the slave, he opened the drawer in which he kept, since 1779, the unfinished spousal song. He read again those notes, pulled from him by force and incomplete. And then he had a remarkable idea: to finish the work now, whatever it took; anything would do, as long as he left a piece of his soul on earth.</w:t>
      </w:r>
    </w:p>
    <w:sectPr w:rsidR="00DB4325" w:rsidRPr="001E72A7">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Parecerista" w:date="2017-11-15T12:48:00Z" w:initials="p">
    <w:p w:rsidR="005F6031" w:rsidRPr="005F6031" w:rsidRDefault="005F6031">
      <w:pPr>
        <w:pStyle w:val="Textodecomentrio"/>
        <w:rPr>
          <w:lang w:val="pt-BR"/>
        </w:rPr>
      </w:pPr>
      <w:r>
        <w:rPr>
          <w:rStyle w:val="Refdecomentrio"/>
        </w:rPr>
        <w:annotationRef/>
      </w:r>
      <w:r w:rsidRPr="005F6031">
        <w:rPr>
          <w:lang w:val="pt-BR"/>
        </w:rPr>
        <w:t>Não conheço “catch” nessa acepção. Eu diria, por segurança, “</w:t>
      </w:r>
      <w:proofErr w:type="spellStart"/>
      <w:r w:rsidRPr="005F6031">
        <w:rPr>
          <w:lang w:val="pt-BR"/>
        </w:rPr>
        <w:t>had</w:t>
      </w:r>
      <w:proofErr w:type="spellEnd"/>
      <w:r w:rsidRPr="005F6031">
        <w:rPr>
          <w:lang w:val="pt-BR"/>
        </w:rPr>
        <w:t>”.</w:t>
      </w:r>
    </w:p>
  </w:comment>
  <w:comment w:id="7" w:author="Parecerista" w:date="2017-11-15T12:51:00Z" w:initials="p">
    <w:p w:rsidR="005F6031" w:rsidRPr="005F6031" w:rsidRDefault="005F6031">
      <w:pPr>
        <w:pStyle w:val="Textodecomentrio"/>
        <w:rPr>
          <w:lang w:val="pt-BR"/>
        </w:rPr>
      </w:pPr>
      <w:r>
        <w:rPr>
          <w:rStyle w:val="Refdecomentrio"/>
        </w:rPr>
        <w:annotationRef/>
      </w:r>
      <w:proofErr w:type="spellStart"/>
      <w:r w:rsidRPr="005F6031">
        <w:rPr>
          <w:lang w:val="pt-BR"/>
        </w:rPr>
        <w:t>Ordeal</w:t>
      </w:r>
      <w:proofErr w:type="spellEnd"/>
      <w:r w:rsidRPr="005F6031">
        <w:rPr>
          <w:lang w:val="pt-BR"/>
        </w:rPr>
        <w:t xml:space="preserve"> é forte demais para “</w:t>
      </w:r>
      <w:proofErr w:type="spellStart"/>
      <w:r w:rsidRPr="005F6031">
        <w:rPr>
          <w:lang w:val="pt-BR"/>
        </w:rPr>
        <w:t>inc</w:t>
      </w:r>
      <w:r>
        <w:rPr>
          <w:lang w:val="pt-BR"/>
        </w:rPr>
        <w:t>õmodo</w:t>
      </w:r>
      <w:proofErr w:type="spellEnd"/>
      <w:r>
        <w:rPr>
          <w:lang w:val="pt-BR"/>
        </w:rPr>
        <w:t>”. “</w:t>
      </w:r>
      <w:proofErr w:type="spellStart"/>
      <w:r>
        <w:rPr>
          <w:lang w:val="pt-BR"/>
        </w:rPr>
        <w:t>illness</w:t>
      </w:r>
      <w:proofErr w:type="spellEnd"/>
      <w:r>
        <w:rPr>
          <w:lang w:val="pt-BR"/>
        </w:rPr>
        <w:t>”, “</w:t>
      </w:r>
      <w:proofErr w:type="spellStart"/>
      <w:r>
        <w:rPr>
          <w:lang w:val="pt-BR"/>
        </w:rPr>
        <w:t>malaise</w:t>
      </w:r>
      <w:proofErr w:type="spellEnd"/>
      <w:r>
        <w:rPr>
          <w:lang w:val="pt-BR"/>
        </w:rPr>
        <w:t>”, “</w:t>
      </w:r>
      <w:proofErr w:type="spellStart"/>
      <w:r>
        <w:rPr>
          <w:lang w:val="pt-BR"/>
        </w:rPr>
        <w:t>unrest</w:t>
      </w:r>
      <w:proofErr w:type="spellEnd"/>
      <w:r>
        <w:rPr>
          <w:lang w:val="pt-BR"/>
        </w:rPr>
        <w: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2A7"/>
    <w:rsid w:val="00094D51"/>
    <w:rsid w:val="000B26D4"/>
    <w:rsid w:val="001E72A7"/>
    <w:rsid w:val="005F6031"/>
    <w:rsid w:val="00AE4986"/>
    <w:rsid w:val="00BC7E75"/>
    <w:rsid w:val="00DB4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5F6031"/>
    <w:rPr>
      <w:sz w:val="16"/>
      <w:szCs w:val="16"/>
    </w:rPr>
  </w:style>
  <w:style w:type="paragraph" w:styleId="Textodecomentrio">
    <w:name w:val="annotation text"/>
    <w:basedOn w:val="Normal"/>
    <w:link w:val="TextodecomentrioChar"/>
    <w:uiPriority w:val="99"/>
    <w:semiHidden/>
    <w:unhideWhenUsed/>
    <w:rsid w:val="005F603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F6031"/>
    <w:rPr>
      <w:sz w:val="20"/>
      <w:szCs w:val="20"/>
    </w:rPr>
  </w:style>
  <w:style w:type="paragraph" w:styleId="Assuntodocomentrio">
    <w:name w:val="annotation subject"/>
    <w:basedOn w:val="Textodecomentrio"/>
    <w:next w:val="Textodecomentrio"/>
    <w:link w:val="AssuntodocomentrioChar"/>
    <w:uiPriority w:val="99"/>
    <w:semiHidden/>
    <w:unhideWhenUsed/>
    <w:rsid w:val="005F6031"/>
    <w:rPr>
      <w:b/>
      <w:bCs/>
    </w:rPr>
  </w:style>
  <w:style w:type="character" w:customStyle="1" w:styleId="AssuntodocomentrioChar">
    <w:name w:val="Assunto do comentário Char"/>
    <w:basedOn w:val="TextodecomentrioChar"/>
    <w:link w:val="Assuntodocomentrio"/>
    <w:uiPriority w:val="99"/>
    <w:semiHidden/>
    <w:rsid w:val="005F6031"/>
    <w:rPr>
      <w:b/>
      <w:bCs/>
      <w:sz w:val="20"/>
      <w:szCs w:val="20"/>
    </w:rPr>
  </w:style>
  <w:style w:type="paragraph" w:styleId="Textodebalo">
    <w:name w:val="Balloon Text"/>
    <w:basedOn w:val="Normal"/>
    <w:link w:val="TextodebaloChar"/>
    <w:uiPriority w:val="99"/>
    <w:semiHidden/>
    <w:unhideWhenUsed/>
    <w:rsid w:val="005F603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F60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5F6031"/>
    <w:rPr>
      <w:sz w:val="16"/>
      <w:szCs w:val="16"/>
    </w:rPr>
  </w:style>
  <w:style w:type="paragraph" w:styleId="Textodecomentrio">
    <w:name w:val="annotation text"/>
    <w:basedOn w:val="Normal"/>
    <w:link w:val="TextodecomentrioChar"/>
    <w:uiPriority w:val="99"/>
    <w:semiHidden/>
    <w:unhideWhenUsed/>
    <w:rsid w:val="005F603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F6031"/>
    <w:rPr>
      <w:sz w:val="20"/>
      <w:szCs w:val="20"/>
    </w:rPr>
  </w:style>
  <w:style w:type="paragraph" w:styleId="Assuntodocomentrio">
    <w:name w:val="annotation subject"/>
    <w:basedOn w:val="Textodecomentrio"/>
    <w:next w:val="Textodecomentrio"/>
    <w:link w:val="AssuntodocomentrioChar"/>
    <w:uiPriority w:val="99"/>
    <w:semiHidden/>
    <w:unhideWhenUsed/>
    <w:rsid w:val="005F6031"/>
    <w:rPr>
      <w:b/>
      <w:bCs/>
    </w:rPr>
  </w:style>
  <w:style w:type="character" w:customStyle="1" w:styleId="AssuntodocomentrioChar">
    <w:name w:val="Assunto do comentário Char"/>
    <w:basedOn w:val="TextodecomentrioChar"/>
    <w:link w:val="Assuntodocomentrio"/>
    <w:uiPriority w:val="99"/>
    <w:semiHidden/>
    <w:rsid w:val="005F6031"/>
    <w:rPr>
      <w:b/>
      <w:bCs/>
      <w:sz w:val="20"/>
      <w:szCs w:val="20"/>
    </w:rPr>
  </w:style>
  <w:style w:type="paragraph" w:styleId="Textodebalo">
    <w:name w:val="Balloon Text"/>
    <w:basedOn w:val="Normal"/>
    <w:link w:val="TextodebaloChar"/>
    <w:uiPriority w:val="99"/>
    <w:semiHidden/>
    <w:unhideWhenUsed/>
    <w:rsid w:val="005F603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F60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608720">
      <w:bodyDiv w:val="1"/>
      <w:marLeft w:val="0"/>
      <w:marRight w:val="0"/>
      <w:marTop w:val="0"/>
      <w:marBottom w:val="0"/>
      <w:divBdr>
        <w:top w:val="none" w:sz="0" w:space="0" w:color="auto"/>
        <w:left w:val="none" w:sz="0" w:space="0" w:color="auto"/>
        <w:bottom w:val="none" w:sz="0" w:space="0" w:color="auto"/>
        <w:right w:val="none" w:sz="0" w:space="0" w:color="auto"/>
      </w:divBdr>
      <w:divsChild>
        <w:div w:id="1097364072">
          <w:marLeft w:val="0"/>
          <w:marRight w:val="0"/>
          <w:marTop w:val="0"/>
          <w:marBottom w:val="0"/>
          <w:divBdr>
            <w:top w:val="none" w:sz="0" w:space="0" w:color="auto"/>
            <w:left w:val="none" w:sz="0" w:space="0" w:color="auto"/>
            <w:bottom w:val="none" w:sz="0" w:space="0" w:color="auto"/>
            <w:right w:val="none" w:sz="0" w:space="0" w:color="auto"/>
          </w:divBdr>
        </w:div>
        <w:div w:id="596059189">
          <w:marLeft w:val="0"/>
          <w:marRight w:val="0"/>
          <w:marTop w:val="0"/>
          <w:marBottom w:val="0"/>
          <w:divBdr>
            <w:top w:val="none" w:sz="0" w:space="0" w:color="auto"/>
            <w:left w:val="none" w:sz="0" w:space="0" w:color="auto"/>
            <w:bottom w:val="none" w:sz="0" w:space="0" w:color="auto"/>
            <w:right w:val="none" w:sz="0" w:space="0" w:color="auto"/>
          </w:divBdr>
        </w:div>
        <w:div w:id="225184974">
          <w:marLeft w:val="0"/>
          <w:marRight w:val="0"/>
          <w:marTop w:val="0"/>
          <w:marBottom w:val="0"/>
          <w:divBdr>
            <w:top w:val="none" w:sz="0" w:space="0" w:color="auto"/>
            <w:left w:val="none" w:sz="0" w:space="0" w:color="auto"/>
            <w:bottom w:val="none" w:sz="0" w:space="0" w:color="auto"/>
            <w:right w:val="none" w:sz="0" w:space="0" w:color="auto"/>
          </w:divBdr>
        </w:div>
        <w:div w:id="1293515209">
          <w:marLeft w:val="0"/>
          <w:marRight w:val="0"/>
          <w:marTop w:val="0"/>
          <w:marBottom w:val="0"/>
          <w:divBdr>
            <w:top w:val="none" w:sz="0" w:space="0" w:color="auto"/>
            <w:left w:val="none" w:sz="0" w:space="0" w:color="auto"/>
            <w:bottom w:val="none" w:sz="0" w:space="0" w:color="auto"/>
            <w:right w:val="none" w:sz="0" w:space="0" w:color="auto"/>
          </w:divBdr>
        </w:div>
        <w:div w:id="943070465">
          <w:marLeft w:val="0"/>
          <w:marRight w:val="0"/>
          <w:marTop w:val="0"/>
          <w:marBottom w:val="0"/>
          <w:divBdr>
            <w:top w:val="none" w:sz="0" w:space="0" w:color="auto"/>
            <w:left w:val="none" w:sz="0" w:space="0" w:color="auto"/>
            <w:bottom w:val="none" w:sz="0" w:space="0" w:color="auto"/>
            <w:right w:val="none" w:sz="0" w:space="0" w:color="auto"/>
          </w:divBdr>
        </w:div>
        <w:div w:id="981038508">
          <w:marLeft w:val="0"/>
          <w:marRight w:val="0"/>
          <w:marTop w:val="0"/>
          <w:marBottom w:val="0"/>
          <w:divBdr>
            <w:top w:val="none" w:sz="0" w:space="0" w:color="auto"/>
            <w:left w:val="none" w:sz="0" w:space="0" w:color="auto"/>
            <w:bottom w:val="none" w:sz="0" w:space="0" w:color="auto"/>
            <w:right w:val="none" w:sz="0" w:space="0" w:color="auto"/>
          </w:divBdr>
        </w:div>
        <w:div w:id="10959097">
          <w:marLeft w:val="0"/>
          <w:marRight w:val="0"/>
          <w:marTop w:val="0"/>
          <w:marBottom w:val="0"/>
          <w:divBdr>
            <w:top w:val="none" w:sz="0" w:space="0" w:color="auto"/>
            <w:left w:val="none" w:sz="0" w:space="0" w:color="auto"/>
            <w:bottom w:val="none" w:sz="0" w:space="0" w:color="auto"/>
            <w:right w:val="none" w:sz="0" w:space="0" w:color="auto"/>
          </w:divBdr>
        </w:div>
        <w:div w:id="1144003731">
          <w:marLeft w:val="0"/>
          <w:marRight w:val="0"/>
          <w:marTop w:val="0"/>
          <w:marBottom w:val="0"/>
          <w:divBdr>
            <w:top w:val="none" w:sz="0" w:space="0" w:color="auto"/>
            <w:left w:val="none" w:sz="0" w:space="0" w:color="auto"/>
            <w:bottom w:val="none" w:sz="0" w:space="0" w:color="auto"/>
            <w:right w:val="none" w:sz="0" w:space="0" w:color="auto"/>
          </w:divBdr>
        </w:div>
        <w:div w:id="1120490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A09F8B-7966-49EA-BD86-D64ACBF59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1219</Characters>
  <Application>Microsoft Office Word</Application>
  <DocSecurity>0</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Ariane</dc:creator>
  <cp:lastModifiedBy>Parecerista</cp:lastModifiedBy>
  <cp:revision>3</cp:revision>
  <dcterms:created xsi:type="dcterms:W3CDTF">2017-11-15T14:55:00Z</dcterms:created>
  <dcterms:modified xsi:type="dcterms:W3CDTF">2017-11-15T14:55:00Z</dcterms:modified>
</cp:coreProperties>
</file>